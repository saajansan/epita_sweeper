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3F43E" w14:textId="19242E95" w:rsidR="00E82914" w:rsidRPr="001A408B" w:rsidRDefault="00E82914" w:rsidP="005F07EC">
      <w:pPr>
        <w:pStyle w:val="paragraph"/>
        <w:spacing w:before="0" w:beforeAutospacing="0" w:after="0" w:afterAutospacing="0"/>
        <w:jc w:val="center"/>
        <w:textAlignment w:val="baseline"/>
        <w:rPr>
          <w:rFonts w:ascii="Segoe UI" w:hAnsi="Segoe UI" w:cs="Segoe UI"/>
          <w:sz w:val="18"/>
          <w:szCs w:val="18"/>
          <w:lang w:val="en-US"/>
        </w:rPr>
      </w:pPr>
      <w:bookmarkStart w:id="0" w:name="_Toc139023049"/>
      <w:bookmarkStart w:id="1" w:name="_Toc139023050"/>
      <w:r w:rsidRPr="00E82914">
        <w:rPr>
          <w:rStyle w:val="normaltextrun"/>
          <w:rFonts w:ascii="Calibri" w:eastAsiaTheme="majorEastAsia" w:hAnsi="Calibri" w:cs="Calibri"/>
          <w:sz w:val="56"/>
          <w:szCs w:val="56"/>
          <w:lang w:val="en-GB"/>
        </w:rPr>
        <w:t xml:space="preserve">Development </w:t>
      </w:r>
      <w:r>
        <w:rPr>
          <w:rStyle w:val="normaltextrun"/>
          <w:rFonts w:ascii="Calibri" w:eastAsiaTheme="majorEastAsia" w:hAnsi="Calibri" w:cs="Calibri"/>
          <w:sz w:val="56"/>
          <w:szCs w:val="56"/>
          <w:lang w:val="en-GB"/>
        </w:rPr>
        <w:t xml:space="preserve">of a </w:t>
      </w:r>
      <w:r w:rsidRPr="00E82914">
        <w:rPr>
          <w:rStyle w:val="normaltextrun"/>
          <w:rFonts w:ascii="Calibri" w:eastAsiaTheme="majorEastAsia" w:hAnsi="Calibri" w:cs="Calibri"/>
          <w:sz w:val="56"/>
          <w:szCs w:val="56"/>
          <w:lang w:val="en-GB"/>
        </w:rPr>
        <w:t xml:space="preserve">Malware </w:t>
      </w:r>
      <w:r w:rsidR="009A556D" w:rsidRPr="00E82914">
        <w:rPr>
          <w:rStyle w:val="normaltextrun"/>
          <w:rFonts w:ascii="Calibri" w:eastAsiaTheme="majorEastAsia" w:hAnsi="Calibri" w:cs="Calibri"/>
          <w:sz w:val="56"/>
          <w:szCs w:val="56"/>
          <w:lang w:val="en-GB"/>
        </w:rPr>
        <w:t>Scanner</w:t>
      </w:r>
      <w:r w:rsidR="009A556D">
        <w:rPr>
          <w:rStyle w:val="normaltextrun"/>
          <w:rFonts w:ascii="Calibri" w:eastAsiaTheme="majorEastAsia" w:hAnsi="Calibri" w:cs="Calibri"/>
          <w:sz w:val="56"/>
          <w:szCs w:val="56"/>
          <w:lang w:val="en-GB"/>
        </w:rPr>
        <w:t xml:space="preserve"> (</w:t>
      </w:r>
      <w:r w:rsidR="00546D0B">
        <w:rPr>
          <w:rStyle w:val="normaltextrun"/>
          <w:rFonts w:ascii="Calibri" w:eastAsiaTheme="majorEastAsia" w:hAnsi="Calibri" w:cs="Calibri"/>
          <w:sz w:val="56"/>
          <w:szCs w:val="56"/>
          <w:lang w:val="en-GB"/>
        </w:rPr>
        <w:t>Sweeper)</w:t>
      </w:r>
      <w:r w:rsidRPr="00E82914">
        <w:rPr>
          <w:rStyle w:val="normaltextrun"/>
          <w:rFonts w:ascii="Calibri" w:eastAsiaTheme="majorEastAsia" w:hAnsi="Calibri" w:cs="Calibri"/>
          <w:sz w:val="56"/>
          <w:szCs w:val="56"/>
          <w:lang w:val="en-GB"/>
        </w:rPr>
        <w:t xml:space="preserve"> for PDF Files</w:t>
      </w:r>
      <w:r w:rsidRPr="001A408B">
        <w:rPr>
          <w:rStyle w:val="eop"/>
          <w:rFonts w:ascii="Calibri" w:eastAsiaTheme="majorEastAsia" w:hAnsi="Calibri" w:cs="Calibri"/>
          <w:sz w:val="34"/>
          <w:szCs w:val="34"/>
          <w:lang w:val="en-US"/>
        </w:rPr>
        <w:t> </w:t>
      </w:r>
    </w:p>
    <w:p w14:paraId="360DC404" w14:textId="77777777" w:rsidR="00E82914" w:rsidRPr="001A408B" w:rsidRDefault="00E82914" w:rsidP="005F07EC">
      <w:pPr>
        <w:pStyle w:val="paragraph"/>
        <w:spacing w:before="0" w:beforeAutospacing="0" w:after="0" w:afterAutospacing="0"/>
        <w:jc w:val="center"/>
        <w:textAlignment w:val="baseline"/>
        <w:rPr>
          <w:rFonts w:ascii="Segoe UI" w:hAnsi="Segoe UI" w:cs="Segoe UI"/>
          <w:sz w:val="18"/>
          <w:szCs w:val="18"/>
          <w:lang w:val="en-US"/>
        </w:rPr>
      </w:pPr>
      <w:r>
        <w:rPr>
          <w:rFonts w:asciiTheme="minorHAnsi" w:eastAsiaTheme="minorHAnsi" w:hAnsiTheme="minorHAnsi" w:cstheme="minorBidi"/>
          <w:noProof/>
          <w:sz w:val="22"/>
          <w:szCs w:val="22"/>
          <w:lang w:val="en-US" w:eastAsia="en-US"/>
        </w:rPr>
        <w:drawing>
          <wp:inline distT="0" distB="0" distL="0" distR="0" wp14:anchorId="77591049" wp14:editId="2ED2C3A5">
            <wp:extent cx="2195830" cy="1482725"/>
            <wp:effectExtent l="0" t="0" r="0" b="3175"/>
            <wp:docPr id="462333592" name="Picture 462333592"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33592" name="Picture 3" descr="A picture containing text, font, logo, graphic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5830" cy="1482725"/>
                    </a:xfrm>
                    <a:prstGeom prst="rect">
                      <a:avLst/>
                    </a:prstGeom>
                    <a:noFill/>
                    <a:ln>
                      <a:noFill/>
                    </a:ln>
                  </pic:spPr>
                </pic:pic>
              </a:graphicData>
            </a:graphic>
          </wp:inline>
        </w:drawing>
      </w:r>
      <w:r w:rsidRPr="001A408B">
        <w:rPr>
          <w:rStyle w:val="eop"/>
          <w:rFonts w:ascii="Calibri" w:eastAsiaTheme="majorEastAsia" w:hAnsi="Calibri" w:cs="Calibri"/>
          <w:sz w:val="34"/>
          <w:szCs w:val="34"/>
          <w:lang w:val="en-US"/>
        </w:rPr>
        <w:t> </w:t>
      </w:r>
    </w:p>
    <w:p w14:paraId="4925B0F5" w14:textId="6586E51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Pr>
          <w:rStyle w:val="normaltextrun"/>
          <w:rFonts w:ascii="Calibri" w:eastAsiaTheme="majorEastAsia" w:hAnsi="Calibri" w:cs="Calibri"/>
          <w:sz w:val="34"/>
          <w:szCs w:val="34"/>
          <w:lang w:val="en-GB"/>
        </w:rPr>
        <w:t>Oluwatosin FASANMI</w:t>
      </w:r>
    </w:p>
    <w:p w14:paraId="581837FD" w14:textId="6D73D2B8"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proofErr w:type="spellStart"/>
      <w:r w:rsidRPr="00E82914">
        <w:rPr>
          <w:rStyle w:val="normaltextrun"/>
          <w:rFonts w:ascii="Calibri" w:eastAsiaTheme="majorEastAsia" w:hAnsi="Calibri" w:cs="Calibri"/>
          <w:sz w:val="34"/>
          <w:szCs w:val="34"/>
          <w:lang w:val="en-GB"/>
        </w:rPr>
        <w:t>Saajan</w:t>
      </w:r>
      <w:proofErr w:type="spellEnd"/>
      <w:r w:rsidRPr="00E82914">
        <w:rPr>
          <w:rStyle w:val="normaltextrun"/>
          <w:rFonts w:ascii="Calibri" w:eastAsiaTheme="majorEastAsia" w:hAnsi="Calibri" w:cs="Calibri"/>
          <w:sz w:val="34"/>
          <w:szCs w:val="34"/>
          <w:lang w:val="en-GB"/>
        </w:rPr>
        <w:t xml:space="preserve"> MAHARJAN</w:t>
      </w:r>
    </w:p>
    <w:p w14:paraId="13A0EAEC" w14:textId="1BF7455F"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proofErr w:type="spellStart"/>
      <w:r w:rsidRPr="00E82914">
        <w:rPr>
          <w:rStyle w:val="normaltextrun"/>
          <w:rFonts w:ascii="Calibri" w:eastAsiaTheme="majorEastAsia" w:hAnsi="Calibri" w:cs="Calibri"/>
          <w:sz w:val="34"/>
          <w:szCs w:val="34"/>
          <w:lang w:val="en-GB"/>
        </w:rPr>
        <w:t>Shiron</w:t>
      </w:r>
      <w:proofErr w:type="spellEnd"/>
      <w:r w:rsidRPr="00E82914">
        <w:rPr>
          <w:rStyle w:val="normaltextrun"/>
          <w:rFonts w:ascii="Calibri" w:eastAsiaTheme="majorEastAsia" w:hAnsi="Calibri" w:cs="Calibri"/>
          <w:sz w:val="34"/>
          <w:szCs w:val="34"/>
          <w:lang w:val="en-GB"/>
        </w:rPr>
        <w:t xml:space="preserve"> DEV</w:t>
      </w:r>
    </w:p>
    <w:p w14:paraId="240775C5" w14:textId="2D7E9923"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ascii="Calibri" w:eastAsiaTheme="majorEastAsia" w:hAnsi="Calibri" w:cs="Calibri"/>
          <w:sz w:val="34"/>
          <w:szCs w:val="34"/>
          <w:lang w:val="en-GB"/>
        </w:rPr>
        <w:t>Abdallah A</w:t>
      </w:r>
      <w:r w:rsidR="008118B2">
        <w:rPr>
          <w:rStyle w:val="normaltextrun"/>
          <w:rFonts w:ascii="Calibri" w:eastAsiaTheme="majorEastAsia" w:hAnsi="Calibri" w:cs="Calibri"/>
          <w:sz w:val="34"/>
          <w:szCs w:val="34"/>
          <w:lang w:val="en-GB"/>
        </w:rPr>
        <w:t>HMED HAMDAN</w:t>
      </w:r>
      <w:r w:rsidRPr="00E82914">
        <w:rPr>
          <w:rStyle w:val="normaltextrun"/>
          <w:rFonts w:ascii="Calibri" w:eastAsiaTheme="majorEastAsia" w:hAnsi="Calibri" w:cs="Calibri"/>
          <w:sz w:val="34"/>
          <w:szCs w:val="34"/>
          <w:lang w:val="en-GB"/>
        </w:rPr>
        <w:t xml:space="preserve"> </w:t>
      </w:r>
      <w:r w:rsidRPr="00E82914">
        <w:rPr>
          <w:rStyle w:val="normaltextrun"/>
          <w:rFonts w:ascii="Calibri" w:eastAsiaTheme="majorEastAsia" w:hAnsi="Calibri" w:cs="Calibri"/>
          <w:sz w:val="36"/>
          <w:szCs w:val="36"/>
          <w:lang w:val="en-GB"/>
        </w:rPr>
        <w:t>AHMED</w:t>
      </w:r>
    </w:p>
    <w:p w14:paraId="6C4D9687" w14:textId="7777777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eastAsiaTheme="majorEastAsia"/>
          <w:lang w:val="en-GB"/>
        </w:rPr>
        <w:t> </w:t>
      </w:r>
    </w:p>
    <w:p w14:paraId="7794A05E" w14:textId="7777777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ascii="Calibri" w:eastAsiaTheme="majorEastAsia" w:hAnsi="Calibri" w:cs="Calibri"/>
          <w:sz w:val="34"/>
          <w:szCs w:val="34"/>
          <w:lang w:val="en-GB"/>
        </w:rPr>
        <w:t>EPITA Graduate School of Computer Science</w:t>
      </w:r>
      <w:r w:rsidRPr="00E82914">
        <w:rPr>
          <w:rStyle w:val="normaltextrun"/>
          <w:rFonts w:eastAsiaTheme="majorEastAsia"/>
          <w:sz w:val="34"/>
          <w:szCs w:val="34"/>
          <w:lang w:val="en-GB"/>
        </w:rPr>
        <w:t> </w:t>
      </w:r>
    </w:p>
    <w:p w14:paraId="1BD92292" w14:textId="7777777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eastAsiaTheme="majorEastAsia"/>
          <w:sz w:val="34"/>
          <w:szCs w:val="34"/>
          <w:lang w:val="en-GB"/>
        </w:rPr>
        <w:t> </w:t>
      </w:r>
    </w:p>
    <w:p w14:paraId="74100E95" w14:textId="77777777" w:rsidR="00E82914" w:rsidRP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34"/>
          <w:szCs w:val="34"/>
          <w:lang w:val="en-GB"/>
        </w:rPr>
      </w:pPr>
      <w:r w:rsidRPr="00E82914">
        <w:rPr>
          <w:rStyle w:val="normaltextrun"/>
          <w:rFonts w:ascii="Calibri" w:eastAsiaTheme="majorEastAsia" w:hAnsi="Calibri" w:cs="Calibri"/>
          <w:sz w:val="34"/>
          <w:szCs w:val="34"/>
          <w:lang w:val="en-GB"/>
        </w:rPr>
        <w:t>Advisor</w:t>
      </w:r>
      <w:r w:rsidRPr="00E82914">
        <w:rPr>
          <w:rStyle w:val="normaltextrun"/>
          <w:rFonts w:eastAsiaTheme="majorEastAsia"/>
          <w:sz w:val="34"/>
          <w:szCs w:val="34"/>
          <w:lang w:val="en-GB"/>
        </w:rPr>
        <w:t> </w:t>
      </w:r>
    </w:p>
    <w:p w14:paraId="270C5846" w14:textId="77777777" w:rsidR="00E82914" w:rsidRPr="001A408B" w:rsidRDefault="00E82914" w:rsidP="005F07EC">
      <w:pPr>
        <w:pStyle w:val="paragraph"/>
        <w:spacing w:before="0" w:beforeAutospacing="0" w:after="0" w:afterAutospacing="0"/>
        <w:jc w:val="center"/>
        <w:textAlignment w:val="baseline"/>
        <w:rPr>
          <w:rFonts w:ascii="Segoe UI" w:hAnsi="Segoe UI" w:cs="Segoe UI"/>
          <w:sz w:val="18"/>
          <w:szCs w:val="18"/>
          <w:lang w:val="en-US"/>
        </w:rPr>
      </w:pPr>
      <w:r w:rsidRPr="00E82914">
        <w:rPr>
          <w:rStyle w:val="normaltextrun"/>
          <w:rFonts w:ascii="Calibri" w:eastAsiaTheme="majorEastAsia" w:hAnsi="Calibri" w:cs="Calibri"/>
          <w:sz w:val="34"/>
          <w:szCs w:val="34"/>
          <w:lang w:val="en-GB"/>
        </w:rPr>
        <w:t>Mohammad-Salman Nadeem</w:t>
      </w:r>
      <w:r w:rsidRPr="001A408B">
        <w:rPr>
          <w:rStyle w:val="eop"/>
          <w:rFonts w:ascii="Calibri" w:eastAsiaTheme="majorEastAsia" w:hAnsi="Calibri" w:cs="Calibri"/>
          <w:sz w:val="29"/>
          <w:szCs w:val="29"/>
          <w:lang w:val="en-US"/>
        </w:rPr>
        <w:t> </w:t>
      </w:r>
    </w:p>
    <w:p w14:paraId="1FA34FDF" w14:textId="77777777" w:rsidR="00E82914" w:rsidRDefault="00E82914" w:rsidP="005F07EC">
      <w:pPr>
        <w:pStyle w:val="paragraph"/>
        <w:spacing w:before="0" w:beforeAutospacing="0" w:after="0" w:afterAutospacing="0"/>
        <w:jc w:val="center"/>
        <w:textAlignment w:val="baseline"/>
        <w:rPr>
          <w:rStyle w:val="normaltextrun"/>
          <w:rFonts w:ascii="Calibri" w:eastAsiaTheme="majorEastAsia" w:hAnsi="Calibri" w:cs="Calibri"/>
          <w:sz w:val="29"/>
          <w:szCs w:val="29"/>
          <w:lang w:val="en-GB"/>
        </w:rPr>
      </w:pPr>
    </w:p>
    <w:p w14:paraId="573BDAB4" w14:textId="24FBABB4" w:rsidR="00E82914" w:rsidRPr="00927A86" w:rsidRDefault="00927A86" w:rsidP="005F07EC">
      <w:pPr>
        <w:pStyle w:val="paragraph"/>
        <w:spacing w:before="0" w:beforeAutospacing="0" w:after="0" w:afterAutospacing="0"/>
        <w:jc w:val="center"/>
        <w:textAlignment w:val="baseline"/>
        <w:rPr>
          <w:rFonts w:ascii="Segoe UI" w:hAnsi="Segoe UI" w:cs="Segoe UI"/>
          <w:sz w:val="18"/>
          <w:szCs w:val="18"/>
          <w:lang w:val="en-US"/>
        </w:rPr>
      </w:pPr>
      <w:r w:rsidRPr="00927A86">
        <w:rPr>
          <w:rStyle w:val="normaltextrun"/>
          <w:rFonts w:ascii="Calibri" w:eastAsiaTheme="majorEastAsia" w:hAnsi="Calibri" w:cs="Calibri"/>
          <w:sz w:val="29"/>
          <w:szCs w:val="29"/>
          <w:lang w:val="en-GB"/>
        </w:rPr>
        <w:t>July 12</w:t>
      </w:r>
      <w:r w:rsidR="00E82914" w:rsidRPr="00927A86">
        <w:rPr>
          <w:rStyle w:val="normaltextrun"/>
          <w:rFonts w:ascii="Calibri" w:eastAsiaTheme="majorEastAsia" w:hAnsi="Calibri" w:cs="Calibri"/>
          <w:sz w:val="29"/>
          <w:szCs w:val="29"/>
          <w:lang w:val="en-GB"/>
        </w:rPr>
        <w:t>, 2023 </w:t>
      </w:r>
      <w:r w:rsidR="00E82914" w:rsidRPr="00927A86">
        <w:rPr>
          <w:rStyle w:val="eop"/>
          <w:rFonts w:ascii="Calibri" w:eastAsiaTheme="majorEastAsia" w:hAnsi="Calibri" w:cs="Calibri"/>
          <w:sz w:val="29"/>
          <w:szCs w:val="29"/>
          <w:lang w:val="en-US"/>
        </w:rPr>
        <w:t> </w:t>
      </w:r>
    </w:p>
    <w:p w14:paraId="2E420A2D" w14:textId="77777777" w:rsidR="00E82914" w:rsidRPr="001A408B" w:rsidRDefault="00E82914" w:rsidP="005F07EC">
      <w:pPr>
        <w:pStyle w:val="paragraph"/>
        <w:spacing w:before="0" w:beforeAutospacing="0" w:after="0" w:afterAutospacing="0"/>
        <w:textAlignment w:val="baseline"/>
        <w:rPr>
          <w:rFonts w:ascii="Segoe UI" w:hAnsi="Segoe UI" w:cs="Segoe UI"/>
          <w:sz w:val="18"/>
          <w:szCs w:val="18"/>
          <w:lang w:val="en-US"/>
        </w:rPr>
      </w:pPr>
      <w:r w:rsidRPr="001A408B">
        <w:rPr>
          <w:rStyle w:val="pagebreaktextspan"/>
          <w:rFonts w:ascii="Segoe UI" w:eastAsiaTheme="majorEastAsia" w:hAnsi="Segoe UI" w:cs="Segoe UI"/>
          <w:color w:val="666666"/>
          <w:sz w:val="18"/>
          <w:szCs w:val="18"/>
          <w:shd w:val="clear" w:color="auto" w:fill="FFFFFF"/>
          <w:lang w:val="en-US"/>
        </w:rPr>
        <w:t> </w:t>
      </w:r>
      <w:r w:rsidRPr="001A408B">
        <w:rPr>
          <w:rStyle w:val="eop"/>
          <w:rFonts w:ascii="Calibri" w:eastAsiaTheme="majorEastAsia" w:hAnsi="Calibri" w:cs="Calibri"/>
          <w:sz w:val="29"/>
          <w:szCs w:val="29"/>
          <w:lang w:val="en-US"/>
        </w:rPr>
        <w:t> </w:t>
      </w:r>
    </w:p>
    <w:p w14:paraId="368D3192" w14:textId="77777777" w:rsidR="00E82914" w:rsidRPr="00165064" w:rsidRDefault="00E82914" w:rsidP="005F07EC">
      <w:pPr>
        <w:pStyle w:val="paragraph"/>
        <w:spacing w:before="0" w:beforeAutospacing="0" w:after="0" w:afterAutospacing="0"/>
        <w:jc w:val="center"/>
        <w:textAlignment w:val="baseline"/>
        <w:rPr>
          <w:rFonts w:ascii="Segoe UI" w:hAnsi="Segoe UI" w:cs="Segoe UI"/>
          <w:sz w:val="18"/>
          <w:szCs w:val="18"/>
          <w:lang w:val="en-US"/>
        </w:rPr>
      </w:pPr>
      <w:r w:rsidRPr="00165064">
        <w:rPr>
          <w:rStyle w:val="eop"/>
          <w:rFonts w:ascii="Calibri" w:eastAsiaTheme="majorEastAsia" w:hAnsi="Calibri" w:cs="Calibri"/>
          <w:sz w:val="22"/>
          <w:szCs w:val="22"/>
          <w:lang w:val="en-US"/>
        </w:rPr>
        <w:t> </w:t>
      </w:r>
    </w:p>
    <w:p w14:paraId="61B383FB" w14:textId="77777777" w:rsidR="00E82914" w:rsidRDefault="00E82914" w:rsidP="005F07EC">
      <w:pPr>
        <w:rPr>
          <w:rStyle w:val="normaltextrun"/>
          <w:rFonts w:ascii="Calibri" w:eastAsiaTheme="majorEastAsia" w:hAnsi="Calibri" w:cs="Calibri"/>
          <w:sz w:val="36"/>
          <w:szCs w:val="36"/>
          <w:lang w:val="en-GB" w:eastAsia="fr-FR"/>
        </w:rPr>
      </w:pPr>
      <w:r>
        <w:rPr>
          <w:rStyle w:val="normaltextrun"/>
          <w:rFonts w:ascii="Calibri" w:eastAsiaTheme="majorEastAsia" w:hAnsi="Calibri" w:cs="Calibri"/>
          <w:sz w:val="36"/>
          <w:szCs w:val="36"/>
          <w:lang w:val="en-GB"/>
        </w:rPr>
        <w:br w:type="page"/>
      </w:r>
    </w:p>
    <w:p w14:paraId="3EDB1B23" w14:textId="77777777" w:rsidR="00E82914" w:rsidRPr="009A556D" w:rsidRDefault="00E82914" w:rsidP="005F07EC">
      <w:pPr>
        <w:pStyle w:val="paragraph"/>
        <w:spacing w:before="0" w:beforeAutospacing="0" w:after="0" w:afterAutospacing="0"/>
        <w:textAlignment w:val="baseline"/>
        <w:rPr>
          <w:rFonts w:ascii="Segoe UI" w:hAnsi="Segoe UI" w:cs="Segoe UI"/>
          <w:sz w:val="28"/>
          <w:szCs w:val="28"/>
          <w:lang w:val="en-US"/>
        </w:rPr>
      </w:pPr>
      <w:r w:rsidRPr="009A556D">
        <w:rPr>
          <w:rStyle w:val="normaltextrun"/>
          <w:rFonts w:ascii="Calibri" w:eastAsiaTheme="majorEastAsia" w:hAnsi="Calibri" w:cs="Calibri"/>
          <w:sz w:val="28"/>
          <w:szCs w:val="28"/>
          <w:lang w:val="en-GB"/>
        </w:rPr>
        <w:lastRenderedPageBreak/>
        <w:t>Acknowledgements</w:t>
      </w:r>
      <w:r w:rsidRPr="009A556D">
        <w:rPr>
          <w:rStyle w:val="eop"/>
          <w:rFonts w:ascii="Calibri" w:eastAsiaTheme="majorEastAsia" w:hAnsi="Calibri" w:cs="Calibri"/>
          <w:sz w:val="28"/>
          <w:szCs w:val="28"/>
          <w:lang w:val="en-US"/>
        </w:rPr>
        <w:t> </w:t>
      </w:r>
    </w:p>
    <w:p w14:paraId="76ACD737" w14:textId="335AF92D" w:rsidR="00E82914" w:rsidRPr="009A556D" w:rsidRDefault="009A556D" w:rsidP="005F07EC">
      <w:pPr>
        <w:pStyle w:val="paragraph"/>
        <w:spacing w:before="0" w:beforeAutospacing="0" w:after="0" w:afterAutospacing="0"/>
        <w:textAlignment w:val="baseline"/>
        <w:rPr>
          <w:rFonts w:ascii="Segoe UI" w:hAnsi="Segoe UI" w:cs="Segoe UI"/>
          <w:sz w:val="18"/>
          <w:szCs w:val="18"/>
          <w:lang w:val="en-US"/>
        </w:rPr>
      </w:pPr>
      <w:r w:rsidRPr="009A556D">
        <w:rPr>
          <w:rStyle w:val="normaltextrun"/>
          <w:rFonts w:ascii="Calibri" w:eastAsiaTheme="majorEastAsia" w:hAnsi="Calibri" w:cs="Calibri"/>
          <w:lang w:val="en-GB"/>
        </w:rPr>
        <w:t>This project is dedicated to our families</w:t>
      </w:r>
      <w:r>
        <w:rPr>
          <w:rStyle w:val="normaltextrun"/>
          <w:rFonts w:ascii="Calibri" w:eastAsiaTheme="majorEastAsia" w:hAnsi="Calibri" w:cs="Calibri"/>
          <w:lang w:val="en-GB"/>
        </w:rPr>
        <w:t xml:space="preserve"> for their support as we study overseas.</w:t>
      </w:r>
    </w:p>
    <w:p w14:paraId="5FC96073" w14:textId="77777777" w:rsidR="00E82914" w:rsidRPr="001A408B" w:rsidRDefault="00E82914" w:rsidP="005F07EC">
      <w:pPr>
        <w:pStyle w:val="paragraph"/>
        <w:spacing w:before="0" w:beforeAutospacing="0" w:after="0" w:afterAutospacing="0"/>
        <w:textAlignment w:val="baseline"/>
        <w:rPr>
          <w:rFonts w:ascii="Segoe UI" w:hAnsi="Segoe UI" w:cs="Segoe UI"/>
          <w:sz w:val="18"/>
          <w:szCs w:val="18"/>
          <w:lang w:val="en-US"/>
        </w:rPr>
      </w:pPr>
      <w:r w:rsidRPr="001A408B">
        <w:rPr>
          <w:rStyle w:val="eop"/>
          <w:rFonts w:ascii="Calibri" w:eastAsiaTheme="majorEastAsia" w:hAnsi="Calibri" w:cs="Calibri"/>
          <w:lang w:val="en-US"/>
        </w:rPr>
        <w:t> </w:t>
      </w:r>
    </w:p>
    <w:p w14:paraId="4B860533" w14:textId="147ED05E" w:rsidR="009A556D" w:rsidRDefault="00E82914" w:rsidP="005F07EC">
      <w:pPr>
        <w:pStyle w:val="paragraph"/>
        <w:spacing w:before="0" w:beforeAutospacing="0" w:after="0" w:afterAutospacing="0"/>
        <w:textAlignment w:val="baseline"/>
        <w:rPr>
          <w:rStyle w:val="eop"/>
          <w:rFonts w:ascii="Calibri" w:eastAsiaTheme="majorEastAsia" w:hAnsi="Calibri" w:cs="Calibri"/>
          <w:lang w:val="en-US"/>
        </w:rPr>
      </w:pPr>
      <w:r w:rsidRPr="001A408B">
        <w:rPr>
          <w:rStyle w:val="eop"/>
          <w:rFonts w:ascii="Calibri" w:eastAsiaTheme="majorEastAsia" w:hAnsi="Calibri" w:cs="Calibri"/>
          <w:lang w:val="en-US"/>
        </w:rPr>
        <w:t> </w:t>
      </w:r>
    </w:p>
    <w:p w14:paraId="600C53EE" w14:textId="77777777" w:rsidR="009A556D" w:rsidRDefault="009A556D" w:rsidP="005F07EC">
      <w:pPr>
        <w:rPr>
          <w:rStyle w:val="eop"/>
          <w:rFonts w:ascii="Calibri" w:eastAsiaTheme="majorEastAsia" w:hAnsi="Calibri" w:cs="Calibri"/>
          <w:kern w:val="0"/>
          <w:lang w:eastAsia="fr-FR"/>
          <w14:ligatures w14:val="none"/>
        </w:rPr>
      </w:pPr>
      <w:r>
        <w:rPr>
          <w:rStyle w:val="eop"/>
          <w:rFonts w:ascii="Calibri" w:eastAsiaTheme="majorEastAsia" w:hAnsi="Calibri" w:cs="Calibri"/>
        </w:rPr>
        <w:br w:type="page"/>
      </w:r>
    </w:p>
    <w:p w14:paraId="4210AB0C" w14:textId="77777777" w:rsidR="00E82914" w:rsidRPr="001A408B" w:rsidRDefault="00E82914" w:rsidP="005F07EC">
      <w:pPr>
        <w:pStyle w:val="paragraph"/>
        <w:spacing w:before="0" w:beforeAutospacing="0" w:after="0" w:afterAutospacing="0"/>
        <w:textAlignment w:val="baseline"/>
        <w:rPr>
          <w:rFonts w:ascii="Segoe UI" w:hAnsi="Segoe UI" w:cs="Segoe UI"/>
          <w:sz w:val="18"/>
          <w:szCs w:val="18"/>
          <w:lang w:val="en-US"/>
        </w:rPr>
      </w:pPr>
    </w:p>
    <w:p w14:paraId="6F82652B" w14:textId="297CB010" w:rsidR="00E82914" w:rsidRPr="009A556D" w:rsidRDefault="00E82914" w:rsidP="005F07EC">
      <w:pPr>
        <w:pStyle w:val="paragraph"/>
        <w:spacing w:before="0" w:beforeAutospacing="0" w:after="0" w:afterAutospacing="0"/>
        <w:textAlignment w:val="baseline"/>
        <w:rPr>
          <w:rFonts w:ascii="Segoe UI" w:hAnsi="Segoe UI" w:cs="Segoe UI"/>
          <w:sz w:val="28"/>
          <w:szCs w:val="28"/>
          <w:lang w:val="en-US"/>
        </w:rPr>
      </w:pPr>
      <w:r w:rsidRPr="009A556D">
        <w:rPr>
          <w:rStyle w:val="normaltextrun"/>
          <w:rFonts w:ascii="Calibri" w:eastAsiaTheme="majorEastAsia" w:hAnsi="Calibri" w:cs="Calibri"/>
          <w:sz w:val="28"/>
          <w:szCs w:val="28"/>
          <w:lang w:val="en-GB"/>
        </w:rPr>
        <w:t>Abstract</w:t>
      </w:r>
    </w:p>
    <w:p w14:paraId="66700331" w14:textId="0513641B" w:rsidR="009A556D" w:rsidRPr="009A556D" w:rsidRDefault="009A556D" w:rsidP="005F07EC">
      <w:pPr>
        <w:pStyle w:val="paragraph"/>
        <w:jc w:val="both"/>
        <w:textAlignment w:val="baseline"/>
        <w:rPr>
          <w:rStyle w:val="normaltextrun"/>
          <w:rFonts w:ascii="Calibri" w:eastAsiaTheme="majorEastAsia" w:hAnsi="Calibri" w:cs="Calibri"/>
          <w:lang w:val="en-GB"/>
        </w:rPr>
      </w:pPr>
      <w:r w:rsidRPr="009A556D">
        <w:rPr>
          <w:rStyle w:val="normaltextrun"/>
          <w:rFonts w:ascii="Calibri" w:eastAsiaTheme="majorEastAsia" w:hAnsi="Calibri" w:cs="Calibri"/>
          <w:lang w:val="en-GB"/>
        </w:rPr>
        <w:t>Companies face significant challenges in mitigating malware through PDF files received via email attachments or uploaded on their front-facing file servers, particularly those used for CV applications. The primary problem lies in effectively identifying and neutralizing malware embedded in PDF files.</w:t>
      </w:r>
    </w:p>
    <w:p w14:paraId="5EF82876" w14:textId="0A584ED8" w:rsidR="009A556D" w:rsidRPr="009A556D" w:rsidRDefault="009A556D" w:rsidP="005F07EC">
      <w:pPr>
        <w:pStyle w:val="paragraph"/>
        <w:jc w:val="both"/>
        <w:textAlignment w:val="baseline"/>
        <w:rPr>
          <w:rStyle w:val="normaltextrun"/>
          <w:rFonts w:ascii="Calibri" w:eastAsiaTheme="majorEastAsia" w:hAnsi="Calibri" w:cs="Calibri"/>
          <w:lang w:val="en-GB"/>
        </w:rPr>
      </w:pPr>
      <w:r w:rsidRPr="009A556D">
        <w:rPr>
          <w:rStyle w:val="normaltextrun"/>
          <w:rFonts w:ascii="Calibri" w:eastAsiaTheme="majorEastAsia" w:hAnsi="Calibri" w:cs="Calibri"/>
          <w:lang w:val="en-GB"/>
        </w:rPr>
        <w:t xml:space="preserve"> PDF files received via email can bypass initial security filters, leading to unsuspecting users opening infected attachments. Similarly, when PDF files are uploaded to front-facing file servers, they become accessible to multiple users, increasing the risk of malware spreading throughout the network.</w:t>
      </w:r>
    </w:p>
    <w:p w14:paraId="1E0507F3" w14:textId="372D32DC" w:rsidR="009A556D" w:rsidRPr="009A556D" w:rsidRDefault="009A556D" w:rsidP="005F07EC">
      <w:pPr>
        <w:pStyle w:val="paragraph"/>
        <w:jc w:val="both"/>
        <w:textAlignment w:val="baseline"/>
        <w:rPr>
          <w:rStyle w:val="normaltextrun"/>
          <w:rFonts w:ascii="Calibri" w:eastAsiaTheme="majorEastAsia" w:hAnsi="Calibri" w:cs="Calibri"/>
          <w:lang w:val="en-GB"/>
        </w:rPr>
      </w:pPr>
      <w:r w:rsidRPr="009A556D">
        <w:rPr>
          <w:rStyle w:val="normaltextrun"/>
          <w:rFonts w:ascii="Calibri" w:eastAsiaTheme="majorEastAsia" w:hAnsi="Calibri" w:cs="Calibri"/>
          <w:lang w:val="en-GB"/>
        </w:rPr>
        <w:t xml:space="preserve">Successful malware attacks can have severe consequences, including data breaches, financial losses, reputation damage, and legal ramifications. To address these challenges, organizations must develop effective strategies </w:t>
      </w:r>
      <w:r w:rsidR="0043416E">
        <w:rPr>
          <w:rStyle w:val="normaltextrun"/>
          <w:rFonts w:ascii="Calibri" w:eastAsiaTheme="majorEastAsia" w:hAnsi="Calibri" w:cs="Calibri"/>
          <w:lang w:val="en-GB"/>
        </w:rPr>
        <w:t>to reduce the possibility of cyber-attacks</w:t>
      </w:r>
      <w:r w:rsidRPr="009A556D">
        <w:rPr>
          <w:rStyle w:val="normaltextrun"/>
          <w:rFonts w:ascii="Calibri" w:eastAsiaTheme="majorEastAsia" w:hAnsi="Calibri" w:cs="Calibri"/>
          <w:lang w:val="en-GB"/>
        </w:rPr>
        <w:t>.</w:t>
      </w:r>
    </w:p>
    <w:p w14:paraId="1A398F03" w14:textId="33547338" w:rsidR="00E82914" w:rsidRPr="009A556D" w:rsidRDefault="009A556D" w:rsidP="005F07EC">
      <w:pPr>
        <w:pStyle w:val="paragraph"/>
        <w:spacing w:before="0" w:beforeAutospacing="0" w:after="0" w:afterAutospacing="0"/>
        <w:jc w:val="both"/>
        <w:textAlignment w:val="baseline"/>
        <w:rPr>
          <w:rStyle w:val="eop"/>
          <w:rFonts w:ascii="Calibri" w:eastAsiaTheme="majorEastAsia" w:hAnsi="Calibri" w:cs="Calibri"/>
          <w:lang w:val="en-US"/>
        </w:rPr>
      </w:pPr>
      <w:r w:rsidRPr="009A556D">
        <w:rPr>
          <w:rStyle w:val="normaltextrun"/>
          <w:rFonts w:ascii="Calibri" w:eastAsiaTheme="majorEastAsia" w:hAnsi="Calibri" w:cs="Calibri"/>
          <w:lang w:val="en-GB"/>
        </w:rPr>
        <w:t xml:space="preserve">This project aims to propose </w:t>
      </w:r>
      <w:r w:rsidR="0043416E">
        <w:rPr>
          <w:rStyle w:val="normaltextrun"/>
          <w:rFonts w:ascii="Calibri" w:eastAsiaTheme="majorEastAsia" w:hAnsi="Calibri" w:cs="Calibri"/>
          <w:lang w:val="en-GB"/>
        </w:rPr>
        <w:t>improved</w:t>
      </w:r>
      <w:r w:rsidRPr="009A556D">
        <w:rPr>
          <w:rStyle w:val="normaltextrun"/>
          <w:rFonts w:ascii="Calibri" w:eastAsiaTheme="majorEastAsia" w:hAnsi="Calibri" w:cs="Calibri"/>
          <w:lang w:val="en-GB"/>
        </w:rPr>
        <w:t xml:space="preserve"> approaches for detecting and mitigating malware in PDF files sent via email attachments or uploaded to front-facing file servers. By </w:t>
      </w:r>
      <w:r w:rsidR="0043416E">
        <w:rPr>
          <w:rStyle w:val="normaltextrun"/>
          <w:rFonts w:ascii="Calibri" w:eastAsiaTheme="majorEastAsia" w:hAnsi="Calibri" w:cs="Calibri"/>
          <w:lang w:val="en-GB"/>
        </w:rPr>
        <w:t xml:space="preserve">developing a tool to perform an extensive check on PDFS, provide the </w:t>
      </w:r>
      <w:r w:rsidR="0043416E" w:rsidRPr="009A556D">
        <w:rPr>
          <w:rStyle w:val="normaltextrun"/>
          <w:rFonts w:ascii="Calibri" w:eastAsiaTheme="majorEastAsia" w:hAnsi="Calibri" w:cs="Calibri"/>
          <w:lang w:val="en-GB"/>
        </w:rPr>
        <w:t>valuable</w:t>
      </w:r>
      <w:r w:rsidRPr="009A556D">
        <w:rPr>
          <w:rStyle w:val="normaltextrun"/>
          <w:rFonts w:ascii="Calibri" w:eastAsiaTheme="majorEastAsia" w:hAnsi="Calibri" w:cs="Calibri"/>
          <w:lang w:val="en-GB"/>
        </w:rPr>
        <w:t xml:space="preserve"> insights and recommendations to enhance </w:t>
      </w:r>
      <w:r w:rsidR="0043416E" w:rsidRPr="009A556D">
        <w:rPr>
          <w:rStyle w:val="normaltextrun"/>
          <w:rFonts w:ascii="Calibri" w:eastAsiaTheme="majorEastAsia" w:hAnsi="Calibri" w:cs="Calibri"/>
          <w:lang w:val="en-GB"/>
        </w:rPr>
        <w:t>companies’</w:t>
      </w:r>
      <w:r w:rsidRPr="009A556D">
        <w:rPr>
          <w:rStyle w:val="normaltextrun"/>
          <w:rFonts w:ascii="Calibri" w:eastAsiaTheme="majorEastAsia" w:hAnsi="Calibri" w:cs="Calibri"/>
          <w:lang w:val="en-GB"/>
        </w:rPr>
        <w:t xml:space="preserve"> security posture and protect critical assets from </w:t>
      </w:r>
      <w:r w:rsidR="0043416E">
        <w:rPr>
          <w:rStyle w:val="normaltextrun"/>
          <w:rFonts w:ascii="Calibri" w:eastAsiaTheme="majorEastAsia" w:hAnsi="Calibri" w:cs="Calibri"/>
          <w:lang w:val="en-GB"/>
        </w:rPr>
        <w:t>cyber</w:t>
      </w:r>
      <w:r w:rsidRPr="009A556D">
        <w:rPr>
          <w:rStyle w:val="normaltextrun"/>
          <w:rFonts w:ascii="Calibri" w:eastAsiaTheme="majorEastAsia" w:hAnsi="Calibri" w:cs="Calibri"/>
          <w:lang w:val="en-GB"/>
        </w:rPr>
        <w:t xml:space="preserve"> threats.</w:t>
      </w:r>
    </w:p>
    <w:p w14:paraId="2D2B94FE" w14:textId="77777777" w:rsidR="00E82914" w:rsidRDefault="00E82914" w:rsidP="005F07EC">
      <w:pPr>
        <w:rPr>
          <w:rStyle w:val="eop"/>
          <w:rFonts w:ascii="Calibri" w:eastAsiaTheme="majorEastAsia" w:hAnsi="Calibri" w:cs="Calibri"/>
          <w:color w:val="FF0000"/>
          <w:kern w:val="0"/>
          <w:lang w:eastAsia="fr-FR"/>
          <w14:ligatures w14:val="none"/>
        </w:rPr>
      </w:pPr>
      <w:r>
        <w:rPr>
          <w:rStyle w:val="eop"/>
          <w:rFonts w:ascii="Calibri" w:eastAsiaTheme="majorEastAsia" w:hAnsi="Calibri" w:cs="Calibri"/>
          <w:color w:val="FF0000"/>
        </w:rPr>
        <w:br w:type="page"/>
      </w:r>
    </w:p>
    <w:sdt>
      <w:sdtPr>
        <w:rPr>
          <w:rFonts w:asciiTheme="minorHAnsi" w:eastAsiaTheme="minorHAnsi" w:hAnsiTheme="minorHAnsi" w:cstheme="minorBidi"/>
          <w:b w:val="0"/>
          <w:bCs w:val="0"/>
          <w:color w:val="auto"/>
          <w:kern w:val="2"/>
          <w:sz w:val="24"/>
          <w:szCs w:val="24"/>
          <w14:ligatures w14:val="standardContextual"/>
        </w:rPr>
        <w:id w:val="1093672115"/>
        <w:docPartObj>
          <w:docPartGallery w:val="Table of Contents"/>
          <w:docPartUnique/>
        </w:docPartObj>
      </w:sdtPr>
      <w:sdtEndPr>
        <w:rPr>
          <w:noProof/>
        </w:rPr>
      </w:sdtEndPr>
      <w:sdtContent>
        <w:p w14:paraId="4FA7627A" w14:textId="2EE4F503" w:rsidR="00E82914" w:rsidRDefault="00E82914" w:rsidP="005F07EC">
          <w:pPr>
            <w:pStyle w:val="TOCHeading"/>
            <w:spacing w:line="240" w:lineRule="auto"/>
          </w:pPr>
          <w:r>
            <w:t>Table of Contents</w:t>
          </w:r>
        </w:p>
        <w:p w14:paraId="13152443" w14:textId="5B8CDB27" w:rsidR="0043416E" w:rsidRDefault="00E82914" w:rsidP="005F07EC">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40066110" w:history="1">
            <w:r w:rsidR="0043416E" w:rsidRPr="00166990">
              <w:rPr>
                <w:rStyle w:val="Hyperlink"/>
                <w:rFonts w:ascii="Calibri" w:hAnsi="Calibri" w:cs="Calibri"/>
                <w:noProof/>
                <w:lang w:val="en-GB" w:bidi="en-US"/>
              </w:rPr>
              <w:t>1.</w:t>
            </w:r>
            <w:r w:rsidR="0043416E">
              <w:rPr>
                <w:rFonts w:eastAsiaTheme="minorEastAsia" w:cstheme="minorBidi"/>
                <w:b w:val="0"/>
                <w:bCs w:val="0"/>
                <w:i w:val="0"/>
                <w:iCs w:val="0"/>
                <w:noProof/>
              </w:rPr>
              <w:tab/>
            </w:r>
            <w:r w:rsidR="0043416E" w:rsidRPr="00166990">
              <w:rPr>
                <w:rStyle w:val="Hyperlink"/>
                <w:rFonts w:ascii="Calibri" w:hAnsi="Calibri" w:cs="Calibri"/>
                <w:noProof/>
                <w:lang w:val="en-GB" w:bidi="en-US"/>
              </w:rPr>
              <w:t>Introduction</w:t>
            </w:r>
            <w:r w:rsidR="0043416E">
              <w:rPr>
                <w:noProof/>
                <w:webHidden/>
              </w:rPr>
              <w:tab/>
            </w:r>
            <w:r w:rsidR="0043416E">
              <w:rPr>
                <w:noProof/>
                <w:webHidden/>
              </w:rPr>
              <w:fldChar w:fldCharType="begin"/>
            </w:r>
            <w:r w:rsidR="0043416E">
              <w:rPr>
                <w:noProof/>
                <w:webHidden/>
              </w:rPr>
              <w:instrText xml:space="preserve"> PAGEREF _Toc140066110 \h </w:instrText>
            </w:r>
            <w:r w:rsidR="0043416E">
              <w:rPr>
                <w:noProof/>
                <w:webHidden/>
              </w:rPr>
            </w:r>
            <w:r w:rsidR="0043416E">
              <w:rPr>
                <w:noProof/>
                <w:webHidden/>
              </w:rPr>
              <w:fldChar w:fldCharType="separate"/>
            </w:r>
            <w:r w:rsidR="0043416E">
              <w:rPr>
                <w:noProof/>
                <w:webHidden/>
              </w:rPr>
              <w:t>6</w:t>
            </w:r>
            <w:r w:rsidR="0043416E">
              <w:rPr>
                <w:noProof/>
                <w:webHidden/>
              </w:rPr>
              <w:fldChar w:fldCharType="end"/>
            </w:r>
          </w:hyperlink>
        </w:p>
        <w:p w14:paraId="2D1CD56A" w14:textId="4CA30A5D"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11" w:history="1">
            <w:r w:rsidR="0043416E" w:rsidRPr="00166990">
              <w:rPr>
                <w:rStyle w:val="Hyperlink"/>
                <w:noProof/>
              </w:rPr>
              <w:t>1.1</w:t>
            </w:r>
            <w:r w:rsidR="0043416E">
              <w:rPr>
                <w:rFonts w:eastAsiaTheme="minorEastAsia" w:cstheme="minorBidi"/>
                <w:b w:val="0"/>
                <w:bCs w:val="0"/>
                <w:noProof/>
                <w:sz w:val="24"/>
                <w:szCs w:val="24"/>
              </w:rPr>
              <w:tab/>
            </w:r>
            <w:r w:rsidR="0043416E" w:rsidRPr="00166990">
              <w:rPr>
                <w:rStyle w:val="Hyperlink"/>
                <w:noProof/>
              </w:rPr>
              <w:t>Motivation</w:t>
            </w:r>
            <w:r w:rsidR="0043416E">
              <w:rPr>
                <w:noProof/>
                <w:webHidden/>
              </w:rPr>
              <w:tab/>
            </w:r>
            <w:r w:rsidR="0043416E">
              <w:rPr>
                <w:noProof/>
                <w:webHidden/>
              </w:rPr>
              <w:fldChar w:fldCharType="begin"/>
            </w:r>
            <w:r w:rsidR="0043416E">
              <w:rPr>
                <w:noProof/>
                <w:webHidden/>
              </w:rPr>
              <w:instrText xml:space="preserve"> PAGEREF _Toc140066111 \h </w:instrText>
            </w:r>
            <w:r w:rsidR="0043416E">
              <w:rPr>
                <w:noProof/>
                <w:webHidden/>
              </w:rPr>
            </w:r>
            <w:r w:rsidR="0043416E">
              <w:rPr>
                <w:noProof/>
                <w:webHidden/>
              </w:rPr>
              <w:fldChar w:fldCharType="separate"/>
            </w:r>
            <w:r w:rsidR="0043416E">
              <w:rPr>
                <w:noProof/>
                <w:webHidden/>
              </w:rPr>
              <w:t>6</w:t>
            </w:r>
            <w:r w:rsidR="0043416E">
              <w:rPr>
                <w:noProof/>
                <w:webHidden/>
              </w:rPr>
              <w:fldChar w:fldCharType="end"/>
            </w:r>
          </w:hyperlink>
        </w:p>
        <w:p w14:paraId="46340A64" w14:textId="2D1AFEE3"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12" w:history="1">
            <w:r w:rsidR="0043416E" w:rsidRPr="00166990">
              <w:rPr>
                <w:rStyle w:val="Hyperlink"/>
                <w:noProof/>
              </w:rPr>
              <w:t>1.2</w:t>
            </w:r>
            <w:r w:rsidR="0043416E">
              <w:rPr>
                <w:rFonts w:eastAsiaTheme="minorEastAsia" w:cstheme="minorBidi"/>
                <w:b w:val="0"/>
                <w:bCs w:val="0"/>
                <w:noProof/>
                <w:sz w:val="24"/>
                <w:szCs w:val="24"/>
              </w:rPr>
              <w:tab/>
            </w:r>
            <w:r w:rsidR="0043416E" w:rsidRPr="00166990">
              <w:rPr>
                <w:rStyle w:val="Hyperlink"/>
                <w:noProof/>
              </w:rPr>
              <w:t>Context of the Project</w:t>
            </w:r>
            <w:r w:rsidR="0043416E">
              <w:rPr>
                <w:noProof/>
                <w:webHidden/>
              </w:rPr>
              <w:tab/>
            </w:r>
            <w:r w:rsidR="0043416E">
              <w:rPr>
                <w:noProof/>
                <w:webHidden/>
              </w:rPr>
              <w:fldChar w:fldCharType="begin"/>
            </w:r>
            <w:r w:rsidR="0043416E">
              <w:rPr>
                <w:noProof/>
                <w:webHidden/>
              </w:rPr>
              <w:instrText xml:space="preserve"> PAGEREF _Toc140066112 \h </w:instrText>
            </w:r>
            <w:r w:rsidR="0043416E">
              <w:rPr>
                <w:noProof/>
                <w:webHidden/>
              </w:rPr>
            </w:r>
            <w:r w:rsidR="0043416E">
              <w:rPr>
                <w:noProof/>
                <w:webHidden/>
              </w:rPr>
              <w:fldChar w:fldCharType="separate"/>
            </w:r>
            <w:r w:rsidR="0043416E">
              <w:rPr>
                <w:noProof/>
                <w:webHidden/>
              </w:rPr>
              <w:t>6</w:t>
            </w:r>
            <w:r w:rsidR="0043416E">
              <w:rPr>
                <w:noProof/>
                <w:webHidden/>
              </w:rPr>
              <w:fldChar w:fldCharType="end"/>
            </w:r>
          </w:hyperlink>
        </w:p>
        <w:p w14:paraId="557F71B9" w14:textId="1025AFD4"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13" w:history="1">
            <w:r w:rsidR="0043416E" w:rsidRPr="00166990">
              <w:rPr>
                <w:rStyle w:val="Hyperlink"/>
                <w:noProof/>
              </w:rPr>
              <w:t>1.3</w:t>
            </w:r>
            <w:r w:rsidR="0043416E">
              <w:rPr>
                <w:rFonts w:eastAsiaTheme="minorEastAsia" w:cstheme="minorBidi"/>
                <w:b w:val="0"/>
                <w:bCs w:val="0"/>
                <w:noProof/>
                <w:sz w:val="24"/>
                <w:szCs w:val="24"/>
              </w:rPr>
              <w:tab/>
            </w:r>
            <w:r w:rsidR="0043416E" w:rsidRPr="00166990">
              <w:rPr>
                <w:rStyle w:val="Hyperlink"/>
                <w:noProof/>
              </w:rPr>
              <w:t>Objectives</w:t>
            </w:r>
            <w:r w:rsidR="0043416E">
              <w:rPr>
                <w:noProof/>
                <w:webHidden/>
              </w:rPr>
              <w:tab/>
            </w:r>
            <w:r w:rsidR="0043416E">
              <w:rPr>
                <w:noProof/>
                <w:webHidden/>
              </w:rPr>
              <w:fldChar w:fldCharType="begin"/>
            </w:r>
            <w:r w:rsidR="0043416E">
              <w:rPr>
                <w:noProof/>
                <w:webHidden/>
              </w:rPr>
              <w:instrText xml:space="preserve"> PAGEREF _Toc140066113 \h </w:instrText>
            </w:r>
            <w:r w:rsidR="0043416E">
              <w:rPr>
                <w:noProof/>
                <w:webHidden/>
              </w:rPr>
            </w:r>
            <w:r w:rsidR="0043416E">
              <w:rPr>
                <w:noProof/>
                <w:webHidden/>
              </w:rPr>
              <w:fldChar w:fldCharType="separate"/>
            </w:r>
            <w:r w:rsidR="0043416E">
              <w:rPr>
                <w:noProof/>
                <w:webHidden/>
              </w:rPr>
              <w:t>6</w:t>
            </w:r>
            <w:r w:rsidR="0043416E">
              <w:rPr>
                <w:noProof/>
                <w:webHidden/>
              </w:rPr>
              <w:fldChar w:fldCharType="end"/>
            </w:r>
          </w:hyperlink>
        </w:p>
        <w:p w14:paraId="153AA66B" w14:textId="22300E5A"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14" w:history="1">
            <w:r w:rsidR="0043416E" w:rsidRPr="00166990">
              <w:rPr>
                <w:rStyle w:val="Hyperlink"/>
                <w:noProof/>
              </w:rPr>
              <w:t>1.4</w:t>
            </w:r>
            <w:r w:rsidR="0043416E">
              <w:rPr>
                <w:rFonts w:eastAsiaTheme="minorEastAsia" w:cstheme="minorBidi"/>
                <w:b w:val="0"/>
                <w:bCs w:val="0"/>
                <w:noProof/>
                <w:sz w:val="24"/>
                <w:szCs w:val="24"/>
              </w:rPr>
              <w:tab/>
            </w:r>
            <w:r w:rsidR="0043416E" w:rsidRPr="00166990">
              <w:rPr>
                <w:rStyle w:val="Hyperlink"/>
                <w:noProof/>
              </w:rPr>
              <w:t>Overview of the Thesis</w:t>
            </w:r>
            <w:r w:rsidR="0043416E">
              <w:rPr>
                <w:noProof/>
                <w:webHidden/>
              </w:rPr>
              <w:tab/>
            </w:r>
            <w:r w:rsidR="0043416E">
              <w:rPr>
                <w:noProof/>
                <w:webHidden/>
              </w:rPr>
              <w:fldChar w:fldCharType="begin"/>
            </w:r>
            <w:r w:rsidR="0043416E">
              <w:rPr>
                <w:noProof/>
                <w:webHidden/>
              </w:rPr>
              <w:instrText xml:space="preserve"> PAGEREF _Toc140066114 \h </w:instrText>
            </w:r>
            <w:r w:rsidR="0043416E">
              <w:rPr>
                <w:noProof/>
                <w:webHidden/>
              </w:rPr>
            </w:r>
            <w:r w:rsidR="0043416E">
              <w:rPr>
                <w:noProof/>
                <w:webHidden/>
              </w:rPr>
              <w:fldChar w:fldCharType="separate"/>
            </w:r>
            <w:r w:rsidR="0043416E">
              <w:rPr>
                <w:noProof/>
                <w:webHidden/>
              </w:rPr>
              <w:t>6</w:t>
            </w:r>
            <w:r w:rsidR="0043416E">
              <w:rPr>
                <w:noProof/>
                <w:webHidden/>
              </w:rPr>
              <w:fldChar w:fldCharType="end"/>
            </w:r>
          </w:hyperlink>
        </w:p>
        <w:p w14:paraId="060F130B" w14:textId="2AF6181C" w:rsidR="0043416E" w:rsidRDefault="008118B2" w:rsidP="005F07EC">
          <w:pPr>
            <w:pStyle w:val="TOC1"/>
            <w:tabs>
              <w:tab w:val="left" w:pos="480"/>
              <w:tab w:val="right" w:leader="dot" w:pos="9350"/>
            </w:tabs>
            <w:rPr>
              <w:rFonts w:eastAsiaTheme="minorEastAsia" w:cstheme="minorBidi"/>
              <w:b w:val="0"/>
              <w:bCs w:val="0"/>
              <w:i w:val="0"/>
              <w:iCs w:val="0"/>
              <w:noProof/>
            </w:rPr>
          </w:pPr>
          <w:hyperlink w:anchor="_Toc140066115" w:history="1">
            <w:r w:rsidR="0043416E" w:rsidRPr="00166990">
              <w:rPr>
                <w:rStyle w:val="Hyperlink"/>
                <w:noProof/>
                <w:lang w:bidi="en-US"/>
              </w:rPr>
              <w:t>2.</w:t>
            </w:r>
            <w:r w:rsidR="0043416E">
              <w:rPr>
                <w:rFonts w:eastAsiaTheme="minorEastAsia" w:cstheme="minorBidi"/>
                <w:b w:val="0"/>
                <w:bCs w:val="0"/>
                <w:i w:val="0"/>
                <w:iCs w:val="0"/>
                <w:noProof/>
              </w:rPr>
              <w:tab/>
            </w:r>
            <w:r w:rsidR="0043416E" w:rsidRPr="00166990">
              <w:rPr>
                <w:rStyle w:val="Hyperlink"/>
                <w:noProof/>
                <w:lang w:bidi="en-US"/>
              </w:rPr>
              <w:t>Literature Review</w:t>
            </w:r>
            <w:r w:rsidR="0043416E">
              <w:rPr>
                <w:noProof/>
                <w:webHidden/>
              </w:rPr>
              <w:tab/>
            </w:r>
            <w:r w:rsidR="0043416E">
              <w:rPr>
                <w:noProof/>
                <w:webHidden/>
              </w:rPr>
              <w:fldChar w:fldCharType="begin"/>
            </w:r>
            <w:r w:rsidR="0043416E">
              <w:rPr>
                <w:noProof/>
                <w:webHidden/>
              </w:rPr>
              <w:instrText xml:space="preserve"> PAGEREF _Toc140066115 \h </w:instrText>
            </w:r>
            <w:r w:rsidR="0043416E">
              <w:rPr>
                <w:noProof/>
                <w:webHidden/>
              </w:rPr>
            </w:r>
            <w:r w:rsidR="0043416E">
              <w:rPr>
                <w:noProof/>
                <w:webHidden/>
              </w:rPr>
              <w:fldChar w:fldCharType="separate"/>
            </w:r>
            <w:r w:rsidR="0043416E">
              <w:rPr>
                <w:noProof/>
                <w:webHidden/>
              </w:rPr>
              <w:t>7</w:t>
            </w:r>
            <w:r w:rsidR="0043416E">
              <w:rPr>
                <w:noProof/>
                <w:webHidden/>
              </w:rPr>
              <w:fldChar w:fldCharType="end"/>
            </w:r>
          </w:hyperlink>
        </w:p>
        <w:p w14:paraId="0B5A3B01" w14:textId="26BF5E9E"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16" w:history="1">
            <w:r w:rsidR="0043416E" w:rsidRPr="00166990">
              <w:rPr>
                <w:rStyle w:val="Hyperlink"/>
                <w:noProof/>
              </w:rPr>
              <w:t>2.1</w:t>
            </w:r>
            <w:r w:rsidR="0043416E">
              <w:rPr>
                <w:rFonts w:eastAsiaTheme="minorEastAsia" w:cstheme="minorBidi"/>
                <w:b w:val="0"/>
                <w:bCs w:val="0"/>
                <w:noProof/>
                <w:sz w:val="24"/>
                <w:szCs w:val="24"/>
              </w:rPr>
              <w:tab/>
            </w:r>
            <w:r w:rsidR="0043416E" w:rsidRPr="00166990">
              <w:rPr>
                <w:rStyle w:val="Hyperlink"/>
                <w:noProof/>
              </w:rPr>
              <w:t>Introduction of Literature Review</w:t>
            </w:r>
            <w:r w:rsidR="0043416E">
              <w:rPr>
                <w:noProof/>
                <w:webHidden/>
              </w:rPr>
              <w:tab/>
            </w:r>
            <w:r w:rsidR="0043416E">
              <w:rPr>
                <w:noProof/>
                <w:webHidden/>
              </w:rPr>
              <w:fldChar w:fldCharType="begin"/>
            </w:r>
            <w:r w:rsidR="0043416E">
              <w:rPr>
                <w:noProof/>
                <w:webHidden/>
              </w:rPr>
              <w:instrText xml:space="preserve"> PAGEREF _Toc140066116 \h </w:instrText>
            </w:r>
            <w:r w:rsidR="0043416E">
              <w:rPr>
                <w:noProof/>
                <w:webHidden/>
              </w:rPr>
            </w:r>
            <w:r w:rsidR="0043416E">
              <w:rPr>
                <w:noProof/>
                <w:webHidden/>
              </w:rPr>
              <w:fldChar w:fldCharType="separate"/>
            </w:r>
            <w:r w:rsidR="0043416E">
              <w:rPr>
                <w:noProof/>
                <w:webHidden/>
              </w:rPr>
              <w:t>7</w:t>
            </w:r>
            <w:r w:rsidR="0043416E">
              <w:rPr>
                <w:noProof/>
                <w:webHidden/>
              </w:rPr>
              <w:fldChar w:fldCharType="end"/>
            </w:r>
          </w:hyperlink>
        </w:p>
        <w:p w14:paraId="1F965D12" w14:textId="1D95CBAC"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17" w:history="1">
            <w:r w:rsidR="0043416E" w:rsidRPr="00166990">
              <w:rPr>
                <w:rStyle w:val="Hyperlink"/>
                <w:noProof/>
              </w:rPr>
              <w:t>2.2</w:t>
            </w:r>
            <w:r w:rsidR="0043416E">
              <w:rPr>
                <w:rFonts w:eastAsiaTheme="minorEastAsia" w:cstheme="minorBidi"/>
                <w:b w:val="0"/>
                <w:bCs w:val="0"/>
                <w:noProof/>
                <w:sz w:val="24"/>
                <w:szCs w:val="24"/>
              </w:rPr>
              <w:tab/>
            </w:r>
            <w:r w:rsidR="0043416E" w:rsidRPr="00166990">
              <w:rPr>
                <w:rStyle w:val="Hyperlink"/>
                <w:noProof/>
              </w:rPr>
              <w:t>Static and Dynamic Malware Analysis</w:t>
            </w:r>
            <w:r w:rsidR="0043416E">
              <w:rPr>
                <w:noProof/>
                <w:webHidden/>
              </w:rPr>
              <w:tab/>
            </w:r>
            <w:r w:rsidR="0043416E">
              <w:rPr>
                <w:noProof/>
                <w:webHidden/>
              </w:rPr>
              <w:fldChar w:fldCharType="begin"/>
            </w:r>
            <w:r w:rsidR="0043416E">
              <w:rPr>
                <w:noProof/>
                <w:webHidden/>
              </w:rPr>
              <w:instrText xml:space="preserve"> PAGEREF _Toc140066117 \h </w:instrText>
            </w:r>
            <w:r w:rsidR="0043416E">
              <w:rPr>
                <w:noProof/>
                <w:webHidden/>
              </w:rPr>
            </w:r>
            <w:r w:rsidR="0043416E">
              <w:rPr>
                <w:noProof/>
                <w:webHidden/>
              </w:rPr>
              <w:fldChar w:fldCharType="separate"/>
            </w:r>
            <w:r w:rsidR="0043416E">
              <w:rPr>
                <w:noProof/>
                <w:webHidden/>
              </w:rPr>
              <w:t>8</w:t>
            </w:r>
            <w:r w:rsidR="0043416E">
              <w:rPr>
                <w:noProof/>
                <w:webHidden/>
              </w:rPr>
              <w:fldChar w:fldCharType="end"/>
            </w:r>
          </w:hyperlink>
        </w:p>
        <w:p w14:paraId="667D4EDB" w14:textId="75E14B84"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18" w:history="1">
            <w:r w:rsidR="0043416E" w:rsidRPr="00166990">
              <w:rPr>
                <w:rStyle w:val="Hyperlink"/>
                <w:noProof/>
              </w:rPr>
              <w:t>2.3</w:t>
            </w:r>
            <w:r w:rsidR="0043416E">
              <w:rPr>
                <w:rFonts w:eastAsiaTheme="minorEastAsia" w:cstheme="minorBidi"/>
                <w:b w:val="0"/>
                <w:bCs w:val="0"/>
                <w:noProof/>
                <w:sz w:val="24"/>
                <w:szCs w:val="24"/>
              </w:rPr>
              <w:tab/>
            </w:r>
            <w:r w:rsidR="0043416E" w:rsidRPr="00166990">
              <w:rPr>
                <w:rStyle w:val="Hyperlink"/>
                <w:noProof/>
              </w:rPr>
              <w:t>Industry status for characteristic-based PDF analysis</w:t>
            </w:r>
            <w:r w:rsidR="0043416E">
              <w:rPr>
                <w:noProof/>
                <w:webHidden/>
              </w:rPr>
              <w:tab/>
            </w:r>
            <w:r w:rsidR="0043416E">
              <w:rPr>
                <w:noProof/>
                <w:webHidden/>
              </w:rPr>
              <w:fldChar w:fldCharType="begin"/>
            </w:r>
            <w:r w:rsidR="0043416E">
              <w:rPr>
                <w:noProof/>
                <w:webHidden/>
              </w:rPr>
              <w:instrText xml:space="preserve"> PAGEREF _Toc140066118 \h </w:instrText>
            </w:r>
            <w:r w:rsidR="0043416E">
              <w:rPr>
                <w:noProof/>
                <w:webHidden/>
              </w:rPr>
            </w:r>
            <w:r w:rsidR="0043416E">
              <w:rPr>
                <w:noProof/>
                <w:webHidden/>
              </w:rPr>
              <w:fldChar w:fldCharType="separate"/>
            </w:r>
            <w:r w:rsidR="0043416E">
              <w:rPr>
                <w:noProof/>
                <w:webHidden/>
              </w:rPr>
              <w:t>10</w:t>
            </w:r>
            <w:r w:rsidR="0043416E">
              <w:rPr>
                <w:noProof/>
                <w:webHidden/>
              </w:rPr>
              <w:fldChar w:fldCharType="end"/>
            </w:r>
          </w:hyperlink>
        </w:p>
        <w:p w14:paraId="70472729" w14:textId="13C62384"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19" w:history="1">
            <w:r w:rsidR="0043416E" w:rsidRPr="00166990">
              <w:rPr>
                <w:rStyle w:val="Hyperlink"/>
                <w:noProof/>
              </w:rPr>
              <w:t>2.4</w:t>
            </w:r>
            <w:r w:rsidR="0043416E">
              <w:rPr>
                <w:rFonts w:eastAsiaTheme="minorEastAsia" w:cstheme="minorBidi"/>
                <w:b w:val="0"/>
                <w:bCs w:val="0"/>
                <w:noProof/>
                <w:sz w:val="24"/>
                <w:szCs w:val="24"/>
              </w:rPr>
              <w:tab/>
            </w:r>
            <w:r w:rsidR="0043416E" w:rsidRPr="00166990">
              <w:rPr>
                <w:rStyle w:val="Hyperlink"/>
                <w:noProof/>
              </w:rPr>
              <w:t>Signature based malware solutions</w:t>
            </w:r>
            <w:r w:rsidR="0043416E">
              <w:rPr>
                <w:noProof/>
                <w:webHidden/>
              </w:rPr>
              <w:tab/>
            </w:r>
            <w:r w:rsidR="0043416E">
              <w:rPr>
                <w:noProof/>
                <w:webHidden/>
              </w:rPr>
              <w:fldChar w:fldCharType="begin"/>
            </w:r>
            <w:r w:rsidR="0043416E">
              <w:rPr>
                <w:noProof/>
                <w:webHidden/>
              </w:rPr>
              <w:instrText xml:space="preserve"> PAGEREF _Toc140066119 \h </w:instrText>
            </w:r>
            <w:r w:rsidR="0043416E">
              <w:rPr>
                <w:noProof/>
                <w:webHidden/>
              </w:rPr>
            </w:r>
            <w:r w:rsidR="0043416E">
              <w:rPr>
                <w:noProof/>
                <w:webHidden/>
              </w:rPr>
              <w:fldChar w:fldCharType="separate"/>
            </w:r>
            <w:r w:rsidR="0043416E">
              <w:rPr>
                <w:noProof/>
                <w:webHidden/>
              </w:rPr>
              <w:t>11</w:t>
            </w:r>
            <w:r w:rsidR="0043416E">
              <w:rPr>
                <w:noProof/>
                <w:webHidden/>
              </w:rPr>
              <w:fldChar w:fldCharType="end"/>
            </w:r>
          </w:hyperlink>
        </w:p>
        <w:p w14:paraId="74B6368B" w14:textId="1836701A"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20" w:history="1">
            <w:r w:rsidR="0043416E" w:rsidRPr="00166990">
              <w:rPr>
                <w:rStyle w:val="Hyperlink"/>
                <w:noProof/>
              </w:rPr>
              <w:t>2.5</w:t>
            </w:r>
            <w:r w:rsidR="0043416E">
              <w:rPr>
                <w:rFonts w:eastAsiaTheme="minorEastAsia" w:cstheme="minorBidi"/>
                <w:b w:val="0"/>
                <w:bCs w:val="0"/>
                <w:noProof/>
                <w:sz w:val="24"/>
                <w:szCs w:val="24"/>
              </w:rPr>
              <w:tab/>
            </w:r>
            <w:r w:rsidR="0043416E" w:rsidRPr="00166990">
              <w:rPr>
                <w:rStyle w:val="Hyperlink"/>
                <w:noProof/>
              </w:rPr>
              <w:t>Conclusion of Literature Review</w:t>
            </w:r>
            <w:r w:rsidR="0043416E">
              <w:rPr>
                <w:noProof/>
                <w:webHidden/>
              </w:rPr>
              <w:tab/>
            </w:r>
            <w:r w:rsidR="0043416E">
              <w:rPr>
                <w:noProof/>
                <w:webHidden/>
              </w:rPr>
              <w:fldChar w:fldCharType="begin"/>
            </w:r>
            <w:r w:rsidR="0043416E">
              <w:rPr>
                <w:noProof/>
                <w:webHidden/>
              </w:rPr>
              <w:instrText xml:space="preserve"> PAGEREF _Toc140066120 \h </w:instrText>
            </w:r>
            <w:r w:rsidR="0043416E">
              <w:rPr>
                <w:noProof/>
                <w:webHidden/>
              </w:rPr>
            </w:r>
            <w:r w:rsidR="0043416E">
              <w:rPr>
                <w:noProof/>
                <w:webHidden/>
              </w:rPr>
              <w:fldChar w:fldCharType="separate"/>
            </w:r>
            <w:r w:rsidR="0043416E">
              <w:rPr>
                <w:noProof/>
                <w:webHidden/>
              </w:rPr>
              <w:t>12</w:t>
            </w:r>
            <w:r w:rsidR="0043416E">
              <w:rPr>
                <w:noProof/>
                <w:webHidden/>
              </w:rPr>
              <w:fldChar w:fldCharType="end"/>
            </w:r>
          </w:hyperlink>
        </w:p>
        <w:p w14:paraId="0D576D02" w14:textId="00A1FD6D" w:rsidR="0043416E" w:rsidRDefault="008118B2" w:rsidP="005F07EC">
          <w:pPr>
            <w:pStyle w:val="TOC1"/>
            <w:tabs>
              <w:tab w:val="left" w:pos="480"/>
              <w:tab w:val="right" w:leader="dot" w:pos="9350"/>
            </w:tabs>
            <w:rPr>
              <w:rFonts w:eastAsiaTheme="minorEastAsia" w:cstheme="minorBidi"/>
              <w:b w:val="0"/>
              <w:bCs w:val="0"/>
              <w:i w:val="0"/>
              <w:iCs w:val="0"/>
              <w:noProof/>
            </w:rPr>
          </w:pPr>
          <w:hyperlink w:anchor="_Toc140066121" w:history="1">
            <w:r w:rsidR="0043416E" w:rsidRPr="00166990">
              <w:rPr>
                <w:rStyle w:val="Hyperlink"/>
                <w:noProof/>
                <w:lang w:bidi="en-US"/>
              </w:rPr>
              <w:t>3.</w:t>
            </w:r>
            <w:r w:rsidR="0043416E">
              <w:rPr>
                <w:rFonts w:eastAsiaTheme="minorEastAsia" w:cstheme="minorBidi"/>
                <w:b w:val="0"/>
                <w:bCs w:val="0"/>
                <w:i w:val="0"/>
                <w:iCs w:val="0"/>
                <w:noProof/>
              </w:rPr>
              <w:tab/>
            </w:r>
            <w:r w:rsidR="0043416E" w:rsidRPr="00166990">
              <w:rPr>
                <w:rStyle w:val="Hyperlink"/>
                <w:noProof/>
                <w:lang w:bidi="en-US"/>
              </w:rPr>
              <w:t>State of the Art</w:t>
            </w:r>
            <w:r w:rsidR="0043416E">
              <w:rPr>
                <w:noProof/>
                <w:webHidden/>
              </w:rPr>
              <w:tab/>
            </w:r>
            <w:r w:rsidR="0043416E">
              <w:rPr>
                <w:noProof/>
                <w:webHidden/>
              </w:rPr>
              <w:fldChar w:fldCharType="begin"/>
            </w:r>
            <w:r w:rsidR="0043416E">
              <w:rPr>
                <w:noProof/>
                <w:webHidden/>
              </w:rPr>
              <w:instrText xml:space="preserve"> PAGEREF _Toc140066121 \h </w:instrText>
            </w:r>
            <w:r w:rsidR="0043416E">
              <w:rPr>
                <w:noProof/>
                <w:webHidden/>
              </w:rPr>
            </w:r>
            <w:r w:rsidR="0043416E">
              <w:rPr>
                <w:noProof/>
                <w:webHidden/>
              </w:rPr>
              <w:fldChar w:fldCharType="separate"/>
            </w:r>
            <w:r w:rsidR="0043416E">
              <w:rPr>
                <w:noProof/>
                <w:webHidden/>
              </w:rPr>
              <w:t>12</w:t>
            </w:r>
            <w:r w:rsidR="0043416E">
              <w:rPr>
                <w:noProof/>
                <w:webHidden/>
              </w:rPr>
              <w:fldChar w:fldCharType="end"/>
            </w:r>
          </w:hyperlink>
        </w:p>
        <w:p w14:paraId="6DFD989A" w14:textId="439802E5"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22" w:history="1">
            <w:r w:rsidR="0043416E" w:rsidRPr="00166990">
              <w:rPr>
                <w:rStyle w:val="Hyperlink"/>
                <w:noProof/>
              </w:rPr>
              <w:t>3.1</w:t>
            </w:r>
            <w:r w:rsidR="0043416E">
              <w:rPr>
                <w:rFonts w:eastAsiaTheme="minorEastAsia" w:cstheme="minorBidi"/>
                <w:b w:val="0"/>
                <w:bCs w:val="0"/>
                <w:noProof/>
                <w:sz w:val="24"/>
                <w:szCs w:val="24"/>
              </w:rPr>
              <w:tab/>
            </w:r>
            <w:r w:rsidR="0043416E" w:rsidRPr="00166990">
              <w:rPr>
                <w:rStyle w:val="Hyperlink"/>
                <w:noProof/>
              </w:rPr>
              <w:t>YARA in the Modern Threat Landscape</w:t>
            </w:r>
            <w:r w:rsidR="0043416E">
              <w:rPr>
                <w:noProof/>
                <w:webHidden/>
              </w:rPr>
              <w:tab/>
            </w:r>
            <w:r w:rsidR="0043416E">
              <w:rPr>
                <w:noProof/>
                <w:webHidden/>
              </w:rPr>
              <w:fldChar w:fldCharType="begin"/>
            </w:r>
            <w:r w:rsidR="0043416E">
              <w:rPr>
                <w:noProof/>
                <w:webHidden/>
              </w:rPr>
              <w:instrText xml:space="preserve"> PAGEREF _Toc140066122 \h </w:instrText>
            </w:r>
            <w:r w:rsidR="0043416E">
              <w:rPr>
                <w:noProof/>
                <w:webHidden/>
              </w:rPr>
            </w:r>
            <w:r w:rsidR="0043416E">
              <w:rPr>
                <w:noProof/>
                <w:webHidden/>
              </w:rPr>
              <w:fldChar w:fldCharType="separate"/>
            </w:r>
            <w:r w:rsidR="0043416E">
              <w:rPr>
                <w:noProof/>
                <w:webHidden/>
              </w:rPr>
              <w:t>12</w:t>
            </w:r>
            <w:r w:rsidR="0043416E">
              <w:rPr>
                <w:noProof/>
                <w:webHidden/>
              </w:rPr>
              <w:fldChar w:fldCharType="end"/>
            </w:r>
          </w:hyperlink>
        </w:p>
        <w:p w14:paraId="34D43299" w14:textId="07404E03"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23" w:history="1">
            <w:r w:rsidR="0043416E" w:rsidRPr="00166990">
              <w:rPr>
                <w:rStyle w:val="Hyperlink"/>
                <w:noProof/>
              </w:rPr>
              <w:t>3.2</w:t>
            </w:r>
            <w:r w:rsidR="0043416E">
              <w:rPr>
                <w:rFonts w:eastAsiaTheme="minorEastAsia" w:cstheme="minorBidi"/>
                <w:b w:val="0"/>
                <w:bCs w:val="0"/>
                <w:noProof/>
                <w:sz w:val="24"/>
                <w:szCs w:val="24"/>
              </w:rPr>
              <w:tab/>
            </w:r>
            <w:r w:rsidR="0043416E" w:rsidRPr="00166990">
              <w:rPr>
                <w:rStyle w:val="Hyperlink"/>
                <w:noProof/>
              </w:rPr>
              <w:t>CLAMAV in the Modern Threat Landscape</w:t>
            </w:r>
            <w:r w:rsidR="0043416E">
              <w:rPr>
                <w:noProof/>
                <w:webHidden/>
              </w:rPr>
              <w:tab/>
            </w:r>
            <w:r w:rsidR="0043416E">
              <w:rPr>
                <w:noProof/>
                <w:webHidden/>
              </w:rPr>
              <w:fldChar w:fldCharType="begin"/>
            </w:r>
            <w:r w:rsidR="0043416E">
              <w:rPr>
                <w:noProof/>
                <w:webHidden/>
              </w:rPr>
              <w:instrText xml:space="preserve"> PAGEREF _Toc140066123 \h </w:instrText>
            </w:r>
            <w:r w:rsidR="0043416E">
              <w:rPr>
                <w:noProof/>
                <w:webHidden/>
              </w:rPr>
            </w:r>
            <w:r w:rsidR="0043416E">
              <w:rPr>
                <w:noProof/>
                <w:webHidden/>
              </w:rPr>
              <w:fldChar w:fldCharType="separate"/>
            </w:r>
            <w:r w:rsidR="0043416E">
              <w:rPr>
                <w:noProof/>
                <w:webHidden/>
              </w:rPr>
              <w:t>13</w:t>
            </w:r>
            <w:r w:rsidR="0043416E">
              <w:rPr>
                <w:noProof/>
                <w:webHidden/>
              </w:rPr>
              <w:fldChar w:fldCharType="end"/>
            </w:r>
          </w:hyperlink>
        </w:p>
        <w:p w14:paraId="4BA5EBBA" w14:textId="169CF7FB"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24" w:history="1">
            <w:r w:rsidR="0043416E" w:rsidRPr="00166990">
              <w:rPr>
                <w:rStyle w:val="Hyperlink"/>
                <w:noProof/>
              </w:rPr>
              <w:t>3.3</w:t>
            </w:r>
            <w:r w:rsidR="0043416E">
              <w:rPr>
                <w:rFonts w:eastAsiaTheme="minorEastAsia" w:cstheme="minorBidi"/>
                <w:b w:val="0"/>
                <w:bCs w:val="0"/>
                <w:noProof/>
                <w:sz w:val="24"/>
                <w:szCs w:val="24"/>
              </w:rPr>
              <w:tab/>
            </w:r>
            <w:r w:rsidR="0043416E" w:rsidRPr="00166990">
              <w:rPr>
                <w:rStyle w:val="Hyperlink"/>
                <w:noProof/>
              </w:rPr>
              <w:t>PYPDF2</w:t>
            </w:r>
            <w:r w:rsidR="0043416E">
              <w:rPr>
                <w:noProof/>
                <w:webHidden/>
              </w:rPr>
              <w:tab/>
            </w:r>
            <w:r w:rsidR="0043416E">
              <w:rPr>
                <w:noProof/>
                <w:webHidden/>
              </w:rPr>
              <w:fldChar w:fldCharType="begin"/>
            </w:r>
            <w:r w:rsidR="0043416E">
              <w:rPr>
                <w:noProof/>
                <w:webHidden/>
              </w:rPr>
              <w:instrText xml:space="preserve"> PAGEREF _Toc140066124 \h </w:instrText>
            </w:r>
            <w:r w:rsidR="0043416E">
              <w:rPr>
                <w:noProof/>
                <w:webHidden/>
              </w:rPr>
            </w:r>
            <w:r w:rsidR="0043416E">
              <w:rPr>
                <w:noProof/>
                <w:webHidden/>
              </w:rPr>
              <w:fldChar w:fldCharType="separate"/>
            </w:r>
            <w:r w:rsidR="0043416E">
              <w:rPr>
                <w:noProof/>
                <w:webHidden/>
              </w:rPr>
              <w:t>14</w:t>
            </w:r>
            <w:r w:rsidR="0043416E">
              <w:rPr>
                <w:noProof/>
                <w:webHidden/>
              </w:rPr>
              <w:fldChar w:fldCharType="end"/>
            </w:r>
          </w:hyperlink>
        </w:p>
        <w:p w14:paraId="375117BC" w14:textId="4C9665C5"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25" w:history="1">
            <w:r w:rsidR="0043416E" w:rsidRPr="00166990">
              <w:rPr>
                <w:rStyle w:val="Hyperlink"/>
                <w:noProof/>
              </w:rPr>
              <w:t>3.4</w:t>
            </w:r>
            <w:r w:rsidR="0043416E">
              <w:rPr>
                <w:rFonts w:eastAsiaTheme="minorEastAsia" w:cstheme="minorBidi"/>
                <w:b w:val="0"/>
                <w:bCs w:val="0"/>
                <w:noProof/>
                <w:sz w:val="24"/>
                <w:szCs w:val="24"/>
              </w:rPr>
              <w:tab/>
            </w:r>
            <w:r w:rsidR="0043416E" w:rsidRPr="00166990">
              <w:rPr>
                <w:rStyle w:val="Hyperlink"/>
                <w:noProof/>
              </w:rPr>
              <w:t>Magic Module</w:t>
            </w:r>
            <w:r w:rsidR="0043416E">
              <w:rPr>
                <w:noProof/>
                <w:webHidden/>
              </w:rPr>
              <w:tab/>
            </w:r>
            <w:r w:rsidR="0043416E">
              <w:rPr>
                <w:noProof/>
                <w:webHidden/>
              </w:rPr>
              <w:fldChar w:fldCharType="begin"/>
            </w:r>
            <w:r w:rsidR="0043416E">
              <w:rPr>
                <w:noProof/>
                <w:webHidden/>
              </w:rPr>
              <w:instrText xml:space="preserve"> PAGEREF _Toc140066125 \h </w:instrText>
            </w:r>
            <w:r w:rsidR="0043416E">
              <w:rPr>
                <w:noProof/>
                <w:webHidden/>
              </w:rPr>
            </w:r>
            <w:r w:rsidR="0043416E">
              <w:rPr>
                <w:noProof/>
                <w:webHidden/>
              </w:rPr>
              <w:fldChar w:fldCharType="separate"/>
            </w:r>
            <w:r w:rsidR="0043416E">
              <w:rPr>
                <w:noProof/>
                <w:webHidden/>
              </w:rPr>
              <w:t>14</w:t>
            </w:r>
            <w:r w:rsidR="0043416E">
              <w:rPr>
                <w:noProof/>
                <w:webHidden/>
              </w:rPr>
              <w:fldChar w:fldCharType="end"/>
            </w:r>
          </w:hyperlink>
        </w:p>
        <w:p w14:paraId="3D0866FB" w14:textId="483AB681"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26" w:history="1">
            <w:r w:rsidR="0043416E" w:rsidRPr="00166990">
              <w:rPr>
                <w:rStyle w:val="Hyperlink"/>
                <w:rFonts w:eastAsia="Times New Roman"/>
                <w:noProof/>
              </w:rPr>
              <w:t>3.5</w:t>
            </w:r>
            <w:r w:rsidR="0043416E">
              <w:rPr>
                <w:rFonts w:eastAsiaTheme="minorEastAsia" w:cstheme="minorBidi"/>
                <w:b w:val="0"/>
                <w:bCs w:val="0"/>
                <w:noProof/>
                <w:sz w:val="24"/>
                <w:szCs w:val="24"/>
              </w:rPr>
              <w:tab/>
            </w:r>
            <w:r w:rsidR="0043416E" w:rsidRPr="00166990">
              <w:rPr>
                <w:rStyle w:val="Hyperlink"/>
                <w:rFonts w:eastAsia="Times New Roman"/>
                <w:noProof/>
                <w:shd w:val="clear" w:color="auto" w:fill="FFFFFF"/>
              </w:rPr>
              <w:t>Access Control Application</w:t>
            </w:r>
            <w:r w:rsidR="0043416E">
              <w:rPr>
                <w:noProof/>
                <w:webHidden/>
              </w:rPr>
              <w:tab/>
            </w:r>
            <w:r w:rsidR="0043416E">
              <w:rPr>
                <w:noProof/>
                <w:webHidden/>
              </w:rPr>
              <w:fldChar w:fldCharType="begin"/>
            </w:r>
            <w:r w:rsidR="0043416E">
              <w:rPr>
                <w:noProof/>
                <w:webHidden/>
              </w:rPr>
              <w:instrText xml:space="preserve"> PAGEREF _Toc140066126 \h </w:instrText>
            </w:r>
            <w:r w:rsidR="0043416E">
              <w:rPr>
                <w:noProof/>
                <w:webHidden/>
              </w:rPr>
            </w:r>
            <w:r w:rsidR="0043416E">
              <w:rPr>
                <w:noProof/>
                <w:webHidden/>
              </w:rPr>
              <w:fldChar w:fldCharType="separate"/>
            </w:r>
            <w:r w:rsidR="0043416E">
              <w:rPr>
                <w:noProof/>
                <w:webHidden/>
              </w:rPr>
              <w:t>14</w:t>
            </w:r>
            <w:r w:rsidR="0043416E">
              <w:rPr>
                <w:noProof/>
                <w:webHidden/>
              </w:rPr>
              <w:fldChar w:fldCharType="end"/>
            </w:r>
          </w:hyperlink>
        </w:p>
        <w:p w14:paraId="0663834E" w14:textId="240744FF"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27" w:history="1">
            <w:r w:rsidR="0043416E" w:rsidRPr="00166990">
              <w:rPr>
                <w:rStyle w:val="Hyperlink"/>
                <w:noProof/>
              </w:rPr>
              <w:t>3.6</w:t>
            </w:r>
            <w:r w:rsidR="0043416E">
              <w:rPr>
                <w:rFonts w:eastAsiaTheme="minorEastAsia" w:cstheme="minorBidi"/>
                <w:b w:val="0"/>
                <w:bCs w:val="0"/>
                <w:noProof/>
                <w:sz w:val="24"/>
                <w:szCs w:val="24"/>
              </w:rPr>
              <w:tab/>
            </w:r>
            <w:r w:rsidR="0043416E" w:rsidRPr="00166990">
              <w:rPr>
                <w:rStyle w:val="Hyperlink"/>
                <w:noProof/>
              </w:rPr>
              <w:t>Conclusion of State of the Art</w:t>
            </w:r>
            <w:r w:rsidR="0043416E">
              <w:rPr>
                <w:noProof/>
                <w:webHidden/>
              </w:rPr>
              <w:tab/>
            </w:r>
            <w:r w:rsidR="0043416E">
              <w:rPr>
                <w:noProof/>
                <w:webHidden/>
              </w:rPr>
              <w:fldChar w:fldCharType="begin"/>
            </w:r>
            <w:r w:rsidR="0043416E">
              <w:rPr>
                <w:noProof/>
                <w:webHidden/>
              </w:rPr>
              <w:instrText xml:space="preserve"> PAGEREF _Toc140066127 \h </w:instrText>
            </w:r>
            <w:r w:rsidR="0043416E">
              <w:rPr>
                <w:noProof/>
                <w:webHidden/>
              </w:rPr>
            </w:r>
            <w:r w:rsidR="0043416E">
              <w:rPr>
                <w:noProof/>
                <w:webHidden/>
              </w:rPr>
              <w:fldChar w:fldCharType="separate"/>
            </w:r>
            <w:r w:rsidR="0043416E">
              <w:rPr>
                <w:noProof/>
                <w:webHidden/>
              </w:rPr>
              <w:t>15</w:t>
            </w:r>
            <w:r w:rsidR="0043416E">
              <w:rPr>
                <w:noProof/>
                <w:webHidden/>
              </w:rPr>
              <w:fldChar w:fldCharType="end"/>
            </w:r>
          </w:hyperlink>
        </w:p>
        <w:p w14:paraId="32B0EBD4" w14:textId="47AA9397" w:rsidR="0043416E" w:rsidRDefault="008118B2" w:rsidP="005F07EC">
          <w:pPr>
            <w:pStyle w:val="TOC1"/>
            <w:tabs>
              <w:tab w:val="left" w:pos="480"/>
              <w:tab w:val="right" w:leader="dot" w:pos="9350"/>
            </w:tabs>
            <w:rPr>
              <w:rFonts w:eastAsiaTheme="minorEastAsia" w:cstheme="minorBidi"/>
              <w:b w:val="0"/>
              <w:bCs w:val="0"/>
              <w:i w:val="0"/>
              <w:iCs w:val="0"/>
              <w:noProof/>
            </w:rPr>
          </w:pPr>
          <w:hyperlink w:anchor="_Toc140066128" w:history="1">
            <w:r w:rsidR="0043416E" w:rsidRPr="00166990">
              <w:rPr>
                <w:rStyle w:val="Hyperlink"/>
                <w:noProof/>
                <w:lang w:bidi="en-US"/>
              </w:rPr>
              <w:t>4.</w:t>
            </w:r>
            <w:r w:rsidR="0043416E">
              <w:rPr>
                <w:rFonts w:eastAsiaTheme="minorEastAsia" w:cstheme="minorBidi"/>
                <w:b w:val="0"/>
                <w:bCs w:val="0"/>
                <w:i w:val="0"/>
                <w:iCs w:val="0"/>
                <w:noProof/>
              </w:rPr>
              <w:tab/>
            </w:r>
            <w:r w:rsidR="0043416E" w:rsidRPr="00166990">
              <w:rPr>
                <w:rStyle w:val="Hyperlink"/>
                <w:noProof/>
                <w:lang w:bidi="en-US"/>
              </w:rPr>
              <w:t>System Architecture</w:t>
            </w:r>
            <w:r w:rsidR="0043416E">
              <w:rPr>
                <w:noProof/>
                <w:webHidden/>
              </w:rPr>
              <w:tab/>
            </w:r>
            <w:r w:rsidR="0043416E">
              <w:rPr>
                <w:noProof/>
                <w:webHidden/>
              </w:rPr>
              <w:fldChar w:fldCharType="begin"/>
            </w:r>
            <w:r w:rsidR="0043416E">
              <w:rPr>
                <w:noProof/>
                <w:webHidden/>
              </w:rPr>
              <w:instrText xml:space="preserve"> PAGEREF _Toc140066128 \h </w:instrText>
            </w:r>
            <w:r w:rsidR="0043416E">
              <w:rPr>
                <w:noProof/>
                <w:webHidden/>
              </w:rPr>
            </w:r>
            <w:r w:rsidR="0043416E">
              <w:rPr>
                <w:noProof/>
                <w:webHidden/>
              </w:rPr>
              <w:fldChar w:fldCharType="separate"/>
            </w:r>
            <w:r w:rsidR="0043416E">
              <w:rPr>
                <w:noProof/>
                <w:webHidden/>
              </w:rPr>
              <w:t>15</w:t>
            </w:r>
            <w:r w:rsidR="0043416E">
              <w:rPr>
                <w:noProof/>
                <w:webHidden/>
              </w:rPr>
              <w:fldChar w:fldCharType="end"/>
            </w:r>
          </w:hyperlink>
        </w:p>
        <w:p w14:paraId="4853E919" w14:textId="6BD0452B"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29" w:history="1">
            <w:r w:rsidR="0043416E" w:rsidRPr="00166990">
              <w:rPr>
                <w:rStyle w:val="Hyperlink"/>
                <w:noProof/>
              </w:rPr>
              <w:t>4.1</w:t>
            </w:r>
            <w:r w:rsidR="0043416E">
              <w:rPr>
                <w:rFonts w:eastAsiaTheme="minorEastAsia" w:cstheme="minorBidi"/>
                <w:b w:val="0"/>
                <w:bCs w:val="0"/>
                <w:noProof/>
                <w:sz w:val="24"/>
                <w:szCs w:val="24"/>
              </w:rPr>
              <w:tab/>
            </w:r>
            <w:r w:rsidR="0043416E" w:rsidRPr="00166990">
              <w:rPr>
                <w:rStyle w:val="Hyperlink"/>
                <w:noProof/>
              </w:rPr>
              <w:t>Workflow</w:t>
            </w:r>
            <w:r w:rsidR="0043416E">
              <w:rPr>
                <w:noProof/>
                <w:webHidden/>
              </w:rPr>
              <w:tab/>
            </w:r>
            <w:r w:rsidR="0043416E">
              <w:rPr>
                <w:noProof/>
                <w:webHidden/>
              </w:rPr>
              <w:fldChar w:fldCharType="begin"/>
            </w:r>
            <w:r w:rsidR="0043416E">
              <w:rPr>
                <w:noProof/>
                <w:webHidden/>
              </w:rPr>
              <w:instrText xml:space="preserve"> PAGEREF _Toc140066129 \h </w:instrText>
            </w:r>
            <w:r w:rsidR="0043416E">
              <w:rPr>
                <w:noProof/>
                <w:webHidden/>
              </w:rPr>
            </w:r>
            <w:r w:rsidR="0043416E">
              <w:rPr>
                <w:noProof/>
                <w:webHidden/>
              </w:rPr>
              <w:fldChar w:fldCharType="separate"/>
            </w:r>
            <w:r w:rsidR="0043416E">
              <w:rPr>
                <w:noProof/>
                <w:webHidden/>
              </w:rPr>
              <w:t>15</w:t>
            </w:r>
            <w:r w:rsidR="0043416E">
              <w:rPr>
                <w:noProof/>
                <w:webHidden/>
              </w:rPr>
              <w:fldChar w:fldCharType="end"/>
            </w:r>
          </w:hyperlink>
        </w:p>
        <w:p w14:paraId="5622500D" w14:textId="09149DE6"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30" w:history="1">
            <w:r w:rsidR="0043416E" w:rsidRPr="00166990">
              <w:rPr>
                <w:rStyle w:val="Hyperlink"/>
                <w:noProof/>
              </w:rPr>
              <w:t>4.2</w:t>
            </w:r>
            <w:r w:rsidR="0043416E">
              <w:rPr>
                <w:rFonts w:eastAsiaTheme="minorEastAsia" w:cstheme="minorBidi"/>
                <w:b w:val="0"/>
                <w:bCs w:val="0"/>
                <w:noProof/>
                <w:sz w:val="24"/>
                <w:szCs w:val="24"/>
              </w:rPr>
              <w:tab/>
            </w:r>
            <w:r w:rsidR="0043416E" w:rsidRPr="00166990">
              <w:rPr>
                <w:rStyle w:val="Hyperlink"/>
                <w:noProof/>
              </w:rPr>
              <w:t>Technologies</w:t>
            </w:r>
            <w:r w:rsidR="0043416E">
              <w:rPr>
                <w:noProof/>
                <w:webHidden/>
              </w:rPr>
              <w:tab/>
            </w:r>
            <w:r w:rsidR="0043416E">
              <w:rPr>
                <w:noProof/>
                <w:webHidden/>
              </w:rPr>
              <w:fldChar w:fldCharType="begin"/>
            </w:r>
            <w:r w:rsidR="0043416E">
              <w:rPr>
                <w:noProof/>
                <w:webHidden/>
              </w:rPr>
              <w:instrText xml:space="preserve"> PAGEREF _Toc140066130 \h </w:instrText>
            </w:r>
            <w:r w:rsidR="0043416E">
              <w:rPr>
                <w:noProof/>
                <w:webHidden/>
              </w:rPr>
            </w:r>
            <w:r w:rsidR="0043416E">
              <w:rPr>
                <w:noProof/>
                <w:webHidden/>
              </w:rPr>
              <w:fldChar w:fldCharType="separate"/>
            </w:r>
            <w:r w:rsidR="0043416E">
              <w:rPr>
                <w:noProof/>
                <w:webHidden/>
              </w:rPr>
              <w:t>16</w:t>
            </w:r>
            <w:r w:rsidR="0043416E">
              <w:rPr>
                <w:noProof/>
                <w:webHidden/>
              </w:rPr>
              <w:fldChar w:fldCharType="end"/>
            </w:r>
          </w:hyperlink>
        </w:p>
        <w:p w14:paraId="7D65F91B" w14:textId="1067CF2F" w:rsidR="0043416E" w:rsidRDefault="008118B2" w:rsidP="005F07EC">
          <w:pPr>
            <w:pStyle w:val="TOC1"/>
            <w:tabs>
              <w:tab w:val="left" w:pos="480"/>
              <w:tab w:val="right" w:leader="dot" w:pos="9350"/>
            </w:tabs>
            <w:rPr>
              <w:rFonts w:eastAsiaTheme="minorEastAsia" w:cstheme="minorBidi"/>
              <w:b w:val="0"/>
              <w:bCs w:val="0"/>
              <w:i w:val="0"/>
              <w:iCs w:val="0"/>
              <w:noProof/>
            </w:rPr>
          </w:pPr>
          <w:hyperlink w:anchor="_Toc140066131" w:history="1">
            <w:r w:rsidR="0043416E" w:rsidRPr="00166990">
              <w:rPr>
                <w:rStyle w:val="Hyperlink"/>
                <w:noProof/>
                <w:lang w:bidi="en-US"/>
              </w:rPr>
              <w:t>5.</w:t>
            </w:r>
            <w:r w:rsidR="0043416E">
              <w:rPr>
                <w:rFonts w:eastAsiaTheme="minorEastAsia" w:cstheme="minorBidi"/>
                <w:b w:val="0"/>
                <w:bCs w:val="0"/>
                <w:i w:val="0"/>
                <w:iCs w:val="0"/>
                <w:noProof/>
              </w:rPr>
              <w:tab/>
            </w:r>
            <w:r w:rsidR="0043416E" w:rsidRPr="00166990">
              <w:rPr>
                <w:rStyle w:val="Hyperlink"/>
                <w:noProof/>
                <w:lang w:bidi="en-US"/>
              </w:rPr>
              <w:t>Methodology</w:t>
            </w:r>
            <w:r w:rsidR="0043416E">
              <w:rPr>
                <w:noProof/>
                <w:webHidden/>
              </w:rPr>
              <w:tab/>
            </w:r>
            <w:r w:rsidR="0043416E">
              <w:rPr>
                <w:noProof/>
                <w:webHidden/>
              </w:rPr>
              <w:fldChar w:fldCharType="begin"/>
            </w:r>
            <w:r w:rsidR="0043416E">
              <w:rPr>
                <w:noProof/>
                <w:webHidden/>
              </w:rPr>
              <w:instrText xml:space="preserve"> PAGEREF _Toc140066131 \h </w:instrText>
            </w:r>
            <w:r w:rsidR="0043416E">
              <w:rPr>
                <w:noProof/>
                <w:webHidden/>
              </w:rPr>
            </w:r>
            <w:r w:rsidR="0043416E">
              <w:rPr>
                <w:noProof/>
                <w:webHidden/>
              </w:rPr>
              <w:fldChar w:fldCharType="separate"/>
            </w:r>
            <w:r w:rsidR="0043416E">
              <w:rPr>
                <w:noProof/>
                <w:webHidden/>
              </w:rPr>
              <w:t>17</w:t>
            </w:r>
            <w:r w:rsidR="0043416E">
              <w:rPr>
                <w:noProof/>
                <w:webHidden/>
              </w:rPr>
              <w:fldChar w:fldCharType="end"/>
            </w:r>
          </w:hyperlink>
        </w:p>
        <w:p w14:paraId="4C1280B6" w14:textId="78F9AABD"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32" w:history="1">
            <w:r w:rsidR="0043416E" w:rsidRPr="00166990">
              <w:rPr>
                <w:rStyle w:val="Hyperlink"/>
                <w:noProof/>
              </w:rPr>
              <w:t>5.1</w:t>
            </w:r>
            <w:r w:rsidR="0043416E">
              <w:rPr>
                <w:rFonts w:eastAsiaTheme="minorEastAsia" w:cstheme="minorBidi"/>
                <w:b w:val="0"/>
                <w:bCs w:val="0"/>
                <w:noProof/>
                <w:sz w:val="24"/>
                <w:szCs w:val="24"/>
              </w:rPr>
              <w:tab/>
            </w:r>
            <w:r w:rsidR="0043416E" w:rsidRPr="00166990">
              <w:rPr>
                <w:rStyle w:val="Hyperlink"/>
                <w:noProof/>
              </w:rPr>
              <w:t>Client-Side Validation</w:t>
            </w:r>
            <w:r w:rsidR="0043416E">
              <w:rPr>
                <w:noProof/>
                <w:webHidden/>
              </w:rPr>
              <w:tab/>
            </w:r>
            <w:r w:rsidR="0043416E">
              <w:rPr>
                <w:noProof/>
                <w:webHidden/>
              </w:rPr>
              <w:fldChar w:fldCharType="begin"/>
            </w:r>
            <w:r w:rsidR="0043416E">
              <w:rPr>
                <w:noProof/>
                <w:webHidden/>
              </w:rPr>
              <w:instrText xml:space="preserve"> PAGEREF _Toc140066132 \h </w:instrText>
            </w:r>
            <w:r w:rsidR="0043416E">
              <w:rPr>
                <w:noProof/>
                <w:webHidden/>
              </w:rPr>
            </w:r>
            <w:r w:rsidR="0043416E">
              <w:rPr>
                <w:noProof/>
                <w:webHidden/>
              </w:rPr>
              <w:fldChar w:fldCharType="separate"/>
            </w:r>
            <w:r w:rsidR="0043416E">
              <w:rPr>
                <w:noProof/>
                <w:webHidden/>
              </w:rPr>
              <w:t>17</w:t>
            </w:r>
            <w:r w:rsidR="0043416E">
              <w:rPr>
                <w:noProof/>
                <w:webHidden/>
              </w:rPr>
              <w:fldChar w:fldCharType="end"/>
            </w:r>
          </w:hyperlink>
        </w:p>
        <w:p w14:paraId="7CE0A25A" w14:textId="432E22BF"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33" w:history="1">
            <w:r w:rsidR="0043416E" w:rsidRPr="00166990">
              <w:rPr>
                <w:rStyle w:val="Hyperlink"/>
                <w:rFonts w:eastAsia="Times New Roman"/>
                <w:noProof/>
              </w:rPr>
              <w:t>5.2</w:t>
            </w:r>
            <w:r w:rsidR="0043416E">
              <w:rPr>
                <w:rFonts w:eastAsiaTheme="minorEastAsia" w:cstheme="minorBidi"/>
                <w:b w:val="0"/>
                <w:bCs w:val="0"/>
                <w:noProof/>
                <w:sz w:val="24"/>
                <w:szCs w:val="24"/>
              </w:rPr>
              <w:tab/>
            </w:r>
            <w:r w:rsidR="0043416E" w:rsidRPr="00166990">
              <w:rPr>
                <w:rStyle w:val="Hyperlink"/>
                <w:rFonts w:eastAsia="Times New Roman"/>
                <w:noProof/>
                <w:shd w:val="clear" w:color="auto" w:fill="FFFFFF"/>
              </w:rPr>
              <w:t>PDF Structure</w:t>
            </w:r>
            <w:r w:rsidR="0043416E">
              <w:rPr>
                <w:noProof/>
                <w:webHidden/>
              </w:rPr>
              <w:tab/>
            </w:r>
            <w:r w:rsidR="0043416E">
              <w:rPr>
                <w:noProof/>
                <w:webHidden/>
              </w:rPr>
              <w:fldChar w:fldCharType="begin"/>
            </w:r>
            <w:r w:rsidR="0043416E">
              <w:rPr>
                <w:noProof/>
                <w:webHidden/>
              </w:rPr>
              <w:instrText xml:space="preserve"> PAGEREF _Toc140066133 \h </w:instrText>
            </w:r>
            <w:r w:rsidR="0043416E">
              <w:rPr>
                <w:noProof/>
                <w:webHidden/>
              </w:rPr>
            </w:r>
            <w:r w:rsidR="0043416E">
              <w:rPr>
                <w:noProof/>
                <w:webHidden/>
              </w:rPr>
              <w:fldChar w:fldCharType="separate"/>
            </w:r>
            <w:r w:rsidR="0043416E">
              <w:rPr>
                <w:noProof/>
                <w:webHidden/>
              </w:rPr>
              <w:t>18</w:t>
            </w:r>
            <w:r w:rsidR="0043416E">
              <w:rPr>
                <w:noProof/>
                <w:webHidden/>
              </w:rPr>
              <w:fldChar w:fldCharType="end"/>
            </w:r>
          </w:hyperlink>
        </w:p>
        <w:p w14:paraId="50C14789" w14:textId="32641474"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34" w:history="1">
            <w:r w:rsidR="0043416E" w:rsidRPr="00166990">
              <w:rPr>
                <w:rStyle w:val="Hyperlink"/>
                <w:rFonts w:eastAsia="Times New Roman"/>
                <w:noProof/>
              </w:rPr>
              <w:t>5.3</w:t>
            </w:r>
            <w:r w:rsidR="0043416E">
              <w:rPr>
                <w:rFonts w:eastAsiaTheme="minorEastAsia" w:cstheme="minorBidi"/>
                <w:b w:val="0"/>
                <w:bCs w:val="0"/>
                <w:noProof/>
                <w:sz w:val="24"/>
                <w:szCs w:val="24"/>
              </w:rPr>
              <w:tab/>
            </w:r>
            <w:r w:rsidR="0043416E" w:rsidRPr="00166990">
              <w:rPr>
                <w:rStyle w:val="Hyperlink"/>
                <w:rFonts w:eastAsia="Times New Roman"/>
                <w:noProof/>
                <w:shd w:val="clear" w:color="auto" w:fill="FFFFFF"/>
              </w:rPr>
              <w:t>CLAMAV Implementation and Functions</w:t>
            </w:r>
            <w:r w:rsidR="0043416E">
              <w:rPr>
                <w:noProof/>
                <w:webHidden/>
              </w:rPr>
              <w:tab/>
            </w:r>
            <w:r w:rsidR="0043416E">
              <w:rPr>
                <w:noProof/>
                <w:webHidden/>
              </w:rPr>
              <w:fldChar w:fldCharType="begin"/>
            </w:r>
            <w:r w:rsidR="0043416E">
              <w:rPr>
                <w:noProof/>
                <w:webHidden/>
              </w:rPr>
              <w:instrText xml:space="preserve"> PAGEREF _Toc140066134 \h </w:instrText>
            </w:r>
            <w:r w:rsidR="0043416E">
              <w:rPr>
                <w:noProof/>
                <w:webHidden/>
              </w:rPr>
            </w:r>
            <w:r w:rsidR="0043416E">
              <w:rPr>
                <w:noProof/>
                <w:webHidden/>
              </w:rPr>
              <w:fldChar w:fldCharType="separate"/>
            </w:r>
            <w:r w:rsidR="0043416E">
              <w:rPr>
                <w:noProof/>
                <w:webHidden/>
              </w:rPr>
              <w:t>20</w:t>
            </w:r>
            <w:r w:rsidR="0043416E">
              <w:rPr>
                <w:noProof/>
                <w:webHidden/>
              </w:rPr>
              <w:fldChar w:fldCharType="end"/>
            </w:r>
          </w:hyperlink>
        </w:p>
        <w:p w14:paraId="21E241E4" w14:textId="3037FC0E"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35" w:history="1">
            <w:r w:rsidR="0043416E" w:rsidRPr="00166990">
              <w:rPr>
                <w:rStyle w:val="Hyperlink"/>
                <w:rFonts w:eastAsia="Times New Roman"/>
                <w:noProof/>
              </w:rPr>
              <w:t>5.4</w:t>
            </w:r>
            <w:r w:rsidR="0043416E">
              <w:rPr>
                <w:rFonts w:eastAsiaTheme="minorEastAsia" w:cstheme="minorBidi"/>
                <w:b w:val="0"/>
                <w:bCs w:val="0"/>
                <w:noProof/>
                <w:sz w:val="24"/>
                <w:szCs w:val="24"/>
              </w:rPr>
              <w:tab/>
            </w:r>
            <w:r w:rsidR="0043416E" w:rsidRPr="00166990">
              <w:rPr>
                <w:rStyle w:val="Hyperlink"/>
                <w:rFonts w:eastAsia="Times New Roman"/>
                <w:noProof/>
                <w:shd w:val="clear" w:color="auto" w:fill="FFFFFF"/>
              </w:rPr>
              <w:t>YARA Rule set</w:t>
            </w:r>
            <w:r w:rsidR="0043416E">
              <w:rPr>
                <w:noProof/>
                <w:webHidden/>
              </w:rPr>
              <w:tab/>
            </w:r>
            <w:r w:rsidR="0043416E">
              <w:rPr>
                <w:noProof/>
                <w:webHidden/>
              </w:rPr>
              <w:fldChar w:fldCharType="begin"/>
            </w:r>
            <w:r w:rsidR="0043416E">
              <w:rPr>
                <w:noProof/>
                <w:webHidden/>
              </w:rPr>
              <w:instrText xml:space="preserve"> PAGEREF _Toc140066135 \h </w:instrText>
            </w:r>
            <w:r w:rsidR="0043416E">
              <w:rPr>
                <w:noProof/>
                <w:webHidden/>
              </w:rPr>
            </w:r>
            <w:r w:rsidR="0043416E">
              <w:rPr>
                <w:noProof/>
                <w:webHidden/>
              </w:rPr>
              <w:fldChar w:fldCharType="separate"/>
            </w:r>
            <w:r w:rsidR="0043416E">
              <w:rPr>
                <w:noProof/>
                <w:webHidden/>
              </w:rPr>
              <w:t>21</w:t>
            </w:r>
            <w:r w:rsidR="0043416E">
              <w:rPr>
                <w:noProof/>
                <w:webHidden/>
              </w:rPr>
              <w:fldChar w:fldCharType="end"/>
            </w:r>
          </w:hyperlink>
        </w:p>
        <w:p w14:paraId="0006899F" w14:textId="507E0D98" w:rsidR="0043416E" w:rsidRDefault="008118B2" w:rsidP="005F07EC">
          <w:pPr>
            <w:pStyle w:val="TOC3"/>
            <w:tabs>
              <w:tab w:val="right" w:leader="dot" w:pos="9350"/>
            </w:tabs>
            <w:rPr>
              <w:rFonts w:eastAsiaTheme="minorEastAsia" w:cstheme="minorBidi"/>
              <w:noProof/>
              <w:sz w:val="24"/>
              <w:szCs w:val="24"/>
            </w:rPr>
          </w:pPr>
          <w:hyperlink w:anchor="_Toc140066136" w:history="1">
            <w:r w:rsidR="0043416E" w:rsidRPr="00166990">
              <w:rPr>
                <w:rStyle w:val="Hyperlink"/>
                <w:rFonts w:eastAsia="Times New Roman"/>
                <w:noProof/>
                <w:shd w:val="clear" w:color="auto" w:fill="FFFFFF"/>
              </w:rPr>
              <w:t>How It works</w:t>
            </w:r>
            <w:r w:rsidR="0043416E">
              <w:rPr>
                <w:noProof/>
                <w:webHidden/>
              </w:rPr>
              <w:tab/>
            </w:r>
            <w:r w:rsidR="0043416E">
              <w:rPr>
                <w:noProof/>
                <w:webHidden/>
              </w:rPr>
              <w:fldChar w:fldCharType="begin"/>
            </w:r>
            <w:r w:rsidR="0043416E">
              <w:rPr>
                <w:noProof/>
                <w:webHidden/>
              </w:rPr>
              <w:instrText xml:space="preserve"> PAGEREF _Toc140066136 \h </w:instrText>
            </w:r>
            <w:r w:rsidR="0043416E">
              <w:rPr>
                <w:noProof/>
                <w:webHidden/>
              </w:rPr>
            </w:r>
            <w:r w:rsidR="0043416E">
              <w:rPr>
                <w:noProof/>
                <w:webHidden/>
              </w:rPr>
              <w:fldChar w:fldCharType="separate"/>
            </w:r>
            <w:r w:rsidR="0043416E">
              <w:rPr>
                <w:noProof/>
                <w:webHidden/>
              </w:rPr>
              <w:t>21</w:t>
            </w:r>
            <w:r w:rsidR="0043416E">
              <w:rPr>
                <w:noProof/>
                <w:webHidden/>
              </w:rPr>
              <w:fldChar w:fldCharType="end"/>
            </w:r>
          </w:hyperlink>
        </w:p>
        <w:p w14:paraId="15DA384F" w14:textId="6073DDC4"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37" w:history="1">
            <w:r w:rsidR="0043416E" w:rsidRPr="00166990">
              <w:rPr>
                <w:rStyle w:val="Hyperlink"/>
                <w:rFonts w:eastAsia="Times New Roman"/>
                <w:noProof/>
              </w:rPr>
              <w:t>5.5</w:t>
            </w:r>
            <w:r w:rsidR="0043416E">
              <w:rPr>
                <w:rFonts w:eastAsiaTheme="minorEastAsia" w:cstheme="minorBidi"/>
                <w:b w:val="0"/>
                <w:bCs w:val="0"/>
                <w:noProof/>
                <w:sz w:val="24"/>
                <w:szCs w:val="24"/>
              </w:rPr>
              <w:tab/>
            </w:r>
            <w:r w:rsidR="0043416E" w:rsidRPr="00166990">
              <w:rPr>
                <w:rStyle w:val="Hyperlink"/>
                <w:rFonts w:eastAsia="Times New Roman"/>
                <w:noProof/>
                <w:shd w:val="clear" w:color="auto" w:fill="FFFFFF"/>
              </w:rPr>
              <w:t>Object Extraction with PYPDF2</w:t>
            </w:r>
            <w:r w:rsidR="0043416E">
              <w:rPr>
                <w:noProof/>
                <w:webHidden/>
              </w:rPr>
              <w:tab/>
            </w:r>
            <w:r w:rsidR="0043416E">
              <w:rPr>
                <w:noProof/>
                <w:webHidden/>
              </w:rPr>
              <w:fldChar w:fldCharType="begin"/>
            </w:r>
            <w:r w:rsidR="0043416E">
              <w:rPr>
                <w:noProof/>
                <w:webHidden/>
              </w:rPr>
              <w:instrText xml:space="preserve"> PAGEREF _Toc140066137 \h </w:instrText>
            </w:r>
            <w:r w:rsidR="0043416E">
              <w:rPr>
                <w:noProof/>
                <w:webHidden/>
              </w:rPr>
            </w:r>
            <w:r w:rsidR="0043416E">
              <w:rPr>
                <w:noProof/>
                <w:webHidden/>
              </w:rPr>
              <w:fldChar w:fldCharType="separate"/>
            </w:r>
            <w:r w:rsidR="0043416E">
              <w:rPr>
                <w:noProof/>
                <w:webHidden/>
              </w:rPr>
              <w:t>23</w:t>
            </w:r>
            <w:r w:rsidR="0043416E">
              <w:rPr>
                <w:noProof/>
                <w:webHidden/>
              </w:rPr>
              <w:fldChar w:fldCharType="end"/>
            </w:r>
          </w:hyperlink>
        </w:p>
        <w:p w14:paraId="6FAEF43B" w14:textId="616B8A02" w:rsidR="0043416E" w:rsidRDefault="008118B2" w:rsidP="005F07EC">
          <w:pPr>
            <w:pStyle w:val="TOC1"/>
            <w:tabs>
              <w:tab w:val="left" w:pos="480"/>
              <w:tab w:val="right" w:leader="dot" w:pos="9350"/>
            </w:tabs>
            <w:rPr>
              <w:rFonts w:eastAsiaTheme="minorEastAsia" w:cstheme="minorBidi"/>
              <w:b w:val="0"/>
              <w:bCs w:val="0"/>
              <w:i w:val="0"/>
              <w:iCs w:val="0"/>
              <w:noProof/>
            </w:rPr>
          </w:pPr>
          <w:hyperlink w:anchor="_Toc140066138" w:history="1">
            <w:r w:rsidR="0043416E" w:rsidRPr="00166990">
              <w:rPr>
                <w:rStyle w:val="Hyperlink"/>
                <w:noProof/>
                <w:lang w:bidi="en-US"/>
              </w:rPr>
              <w:t>6.</w:t>
            </w:r>
            <w:r w:rsidR="0043416E">
              <w:rPr>
                <w:rFonts w:eastAsiaTheme="minorEastAsia" w:cstheme="minorBidi"/>
                <w:b w:val="0"/>
                <w:bCs w:val="0"/>
                <w:i w:val="0"/>
                <w:iCs w:val="0"/>
                <w:noProof/>
              </w:rPr>
              <w:tab/>
            </w:r>
            <w:r w:rsidR="0043416E" w:rsidRPr="00166990">
              <w:rPr>
                <w:rStyle w:val="Hyperlink"/>
                <w:noProof/>
                <w:lang w:bidi="en-US"/>
              </w:rPr>
              <w:t>Results</w:t>
            </w:r>
            <w:r w:rsidR="0043416E">
              <w:rPr>
                <w:noProof/>
                <w:webHidden/>
              </w:rPr>
              <w:tab/>
            </w:r>
            <w:r w:rsidR="0043416E">
              <w:rPr>
                <w:noProof/>
                <w:webHidden/>
              </w:rPr>
              <w:fldChar w:fldCharType="begin"/>
            </w:r>
            <w:r w:rsidR="0043416E">
              <w:rPr>
                <w:noProof/>
                <w:webHidden/>
              </w:rPr>
              <w:instrText xml:space="preserve"> PAGEREF _Toc140066138 \h </w:instrText>
            </w:r>
            <w:r w:rsidR="0043416E">
              <w:rPr>
                <w:noProof/>
                <w:webHidden/>
              </w:rPr>
            </w:r>
            <w:r w:rsidR="0043416E">
              <w:rPr>
                <w:noProof/>
                <w:webHidden/>
              </w:rPr>
              <w:fldChar w:fldCharType="separate"/>
            </w:r>
            <w:r w:rsidR="0043416E">
              <w:rPr>
                <w:noProof/>
                <w:webHidden/>
              </w:rPr>
              <w:t>24</w:t>
            </w:r>
            <w:r w:rsidR="0043416E">
              <w:rPr>
                <w:noProof/>
                <w:webHidden/>
              </w:rPr>
              <w:fldChar w:fldCharType="end"/>
            </w:r>
          </w:hyperlink>
        </w:p>
        <w:p w14:paraId="25DC7882" w14:textId="68E91041"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39" w:history="1">
            <w:r w:rsidR="0043416E" w:rsidRPr="00166990">
              <w:rPr>
                <w:rStyle w:val="Hyperlink"/>
                <w:noProof/>
              </w:rPr>
              <w:t>6.1</w:t>
            </w:r>
            <w:r w:rsidR="0043416E">
              <w:rPr>
                <w:rFonts w:eastAsiaTheme="minorEastAsia" w:cstheme="minorBidi"/>
                <w:b w:val="0"/>
                <w:bCs w:val="0"/>
                <w:noProof/>
                <w:sz w:val="24"/>
                <w:szCs w:val="24"/>
              </w:rPr>
              <w:tab/>
            </w:r>
            <w:r w:rsidR="0043416E" w:rsidRPr="00166990">
              <w:rPr>
                <w:rStyle w:val="Hyperlink"/>
                <w:noProof/>
              </w:rPr>
              <w:t>Findings</w:t>
            </w:r>
            <w:r w:rsidR="0043416E">
              <w:rPr>
                <w:noProof/>
                <w:webHidden/>
              </w:rPr>
              <w:tab/>
            </w:r>
            <w:r w:rsidR="0043416E">
              <w:rPr>
                <w:noProof/>
                <w:webHidden/>
              </w:rPr>
              <w:fldChar w:fldCharType="begin"/>
            </w:r>
            <w:r w:rsidR="0043416E">
              <w:rPr>
                <w:noProof/>
                <w:webHidden/>
              </w:rPr>
              <w:instrText xml:space="preserve"> PAGEREF _Toc140066139 \h </w:instrText>
            </w:r>
            <w:r w:rsidR="0043416E">
              <w:rPr>
                <w:noProof/>
                <w:webHidden/>
              </w:rPr>
            </w:r>
            <w:r w:rsidR="0043416E">
              <w:rPr>
                <w:noProof/>
                <w:webHidden/>
              </w:rPr>
              <w:fldChar w:fldCharType="separate"/>
            </w:r>
            <w:r w:rsidR="0043416E">
              <w:rPr>
                <w:noProof/>
                <w:webHidden/>
              </w:rPr>
              <w:t>24</w:t>
            </w:r>
            <w:r w:rsidR="0043416E">
              <w:rPr>
                <w:noProof/>
                <w:webHidden/>
              </w:rPr>
              <w:fldChar w:fldCharType="end"/>
            </w:r>
          </w:hyperlink>
        </w:p>
        <w:p w14:paraId="1607EB6C" w14:textId="68076C03" w:rsidR="0043416E" w:rsidRDefault="008118B2" w:rsidP="005F07EC">
          <w:pPr>
            <w:pStyle w:val="TOC2"/>
            <w:tabs>
              <w:tab w:val="left" w:pos="960"/>
              <w:tab w:val="right" w:leader="dot" w:pos="9350"/>
            </w:tabs>
            <w:rPr>
              <w:rFonts w:eastAsiaTheme="minorEastAsia" w:cstheme="minorBidi"/>
              <w:b w:val="0"/>
              <w:bCs w:val="0"/>
              <w:noProof/>
              <w:sz w:val="24"/>
              <w:szCs w:val="24"/>
            </w:rPr>
          </w:pPr>
          <w:hyperlink w:anchor="_Toc140066140" w:history="1">
            <w:r w:rsidR="0043416E" w:rsidRPr="00166990">
              <w:rPr>
                <w:rStyle w:val="Hyperlink"/>
                <w:noProof/>
              </w:rPr>
              <w:t>6.2</w:t>
            </w:r>
            <w:r w:rsidR="0043416E">
              <w:rPr>
                <w:rFonts w:eastAsiaTheme="minorEastAsia" w:cstheme="minorBidi"/>
                <w:b w:val="0"/>
                <w:bCs w:val="0"/>
                <w:noProof/>
                <w:sz w:val="24"/>
                <w:szCs w:val="24"/>
              </w:rPr>
              <w:tab/>
            </w:r>
            <w:r w:rsidR="0043416E" w:rsidRPr="00166990">
              <w:rPr>
                <w:rStyle w:val="Hyperlink"/>
                <w:noProof/>
              </w:rPr>
              <w:t>Challenges and Resolutions</w:t>
            </w:r>
            <w:r w:rsidR="0043416E">
              <w:rPr>
                <w:noProof/>
                <w:webHidden/>
              </w:rPr>
              <w:tab/>
            </w:r>
            <w:r w:rsidR="0043416E">
              <w:rPr>
                <w:noProof/>
                <w:webHidden/>
              </w:rPr>
              <w:fldChar w:fldCharType="begin"/>
            </w:r>
            <w:r w:rsidR="0043416E">
              <w:rPr>
                <w:noProof/>
                <w:webHidden/>
              </w:rPr>
              <w:instrText xml:space="preserve"> PAGEREF _Toc140066140 \h </w:instrText>
            </w:r>
            <w:r w:rsidR="0043416E">
              <w:rPr>
                <w:noProof/>
                <w:webHidden/>
              </w:rPr>
            </w:r>
            <w:r w:rsidR="0043416E">
              <w:rPr>
                <w:noProof/>
                <w:webHidden/>
              </w:rPr>
              <w:fldChar w:fldCharType="separate"/>
            </w:r>
            <w:r w:rsidR="0043416E">
              <w:rPr>
                <w:noProof/>
                <w:webHidden/>
              </w:rPr>
              <w:t>25</w:t>
            </w:r>
            <w:r w:rsidR="0043416E">
              <w:rPr>
                <w:noProof/>
                <w:webHidden/>
              </w:rPr>
              <w:fldChar w:fldCharType="end"/>
            </w:r>
          </w:hyperlink>
        </w:p>
        <w:p w14:paraId="48DF39B1" w14:textId="15475618" w:rsidR="0043416E" w:rsidRDefault="008118B2" w:rsidP="005F07EC">
          <w:pPr>
            <w:pStyle w:val="TOC1"/>
            <w:tabs>
              <w:tab w:val="left" w:pos="480"/>
              <w:tab w:val="right" w:leader="dot" w:pos="9350"/>
            </w:tabs>
            <w:rPr>
              <w:rFonts w:eastAsiaTheme="minorEastAsia" w:cstheme="minorBidi"/>
              <w:b w:val="0"/>
              <w:bCs w:val="0"/>
              <w:i w:val="0"/>
              <w:iCs w:val="0"/>
              <w:noProof/>
            </w:rPr>
          </w:pPr>
          <w:hyperlink w:anchor="_Toc140066141" w:history="1">
            <w:r w:rsidR="0043416E" w:rsidRPr="00166990">
              <w:rPr>
                <w:rStyle w:val="Hyperlink"/>
                <w:noProof/>
                <w:lang w:bidi="en-US"/>
              </w:rPr>
              <w:t>7.</w:t>
            </w:r>
            <w:r w:rsidR="0043416E">
              <w:rPr>
                <w:rFonts w:eastAsiaTheme="minorEastAsia" w:cstheme="minorBidi"/>
                <w:b w:val="0"/>
                <w:bCs w:val="0"/>
                <w:i w:val="0"/>
                <w:iCs w:val="0"/>
                <w:noProof/>
              </w:rPr>
              <w:tab/>
            </w:r>
            <w:r w:rsidR="0043416E" w:rsidRPr="00166990">
              <w:rPr>
                <w:rStyle w:val="Hyperlink"/>
                <w:noProof/>
                <w:lang w:bidi="en-US"/>
              </w:rPr>
              <w:t>Conclusion</w:t>
            </w:r>
            <w:r w:rsidR="0043416E">
              <w:rPr>
                <w:noProof/>
                <w:webHidden/>
              </w:rPr>
              <w:tab/>
            </w:r>
            <w:r w:rsidR="0043416E">
              <w:rPr>
                <w:noProof/>
                <w:webHidden/>
              </w:rPr>
              <w:fldChar w:fldCharType="begin"/>
            </w:r>
            <w:r w:rsidR="0043416E">
              <w:rPr>
                <w:noProof/>
                <w:webHidden/>
              </w:rPr>
              <w:instrText xml:space="preserve"> PAGEREF _Toc140066141 \h </w:instrText>
            </w:r>
            <w:r w:rsidR="0043416E">
              <w:rPr>
                <w:noProof/>
                <w:webHidden/>
              </w:rPr>
            </w:r>
            <w:r w:rsidR="0043416E">
              <w:rPr>
                <w:noProof/>
                <w:webHidden/>
              </w:rPr>
              <w:fldChar w:fldCharType="separate"/>
            </w:r>
            <w:r w:rsidR="0043416E">
              <w:rPr>
                <w:noProof/>
                <w:webHidden/>
              </w:rPr>
              <w:t>26</w:t>
            </w:r>
            <w:r w:rsidR="0043416E">
              <w:rPr>
                <w:noProof/>
                <w:webHidden/>
              </w:rPr>
              <w:fldChar w:fldCharType="end"/>
            </w:r>
          </w:hyperlink>
        </w:p>
        <w:p w14:paraId="36B522A1" w14:textId="296843C4" w:rsidR="0043416E" w:rsidRDefault="008118B2" w:rsidP="005F07EC">
          <w:pPr>
            <w:pStyle w:val="TOC1"/>
            <w:tabs>
              <w:tab w:val="right" w:leader="dot" w:pos="9350"/>
            </w:tabs>
            <w:rPr>
              <w:rFonts w:eastAsiaTheme="minorEastAsia" w:cstheme="minorBidi"/>
              <w:b w:val="0"/>
              <w:bCs w:val="0"/>
              <w:i w:val="0"/>
              <w:iCs w:val="0"/>
              <w:noProof/>
            </w:rPr>
          </w:pPr>
          <w:hyperlink w:anchor="_Toc140066142" w:history="1">
            <w:r w:rsidR="0043416E" w:rsidRPr="00166990">
              <w:rPr>
                <w:rStyle w:val="Hyperlink"/>
                <w:noProof/>
                <w:lang w:bidi="en-US"/>
              </w:rPr>
              <w:t>Bibliography</w:t>
            </w:r>
            <w:r w:rsidR="0043416E">
              <w:rPr>
                <w:noProof/>
                <w:webHidden/>
              </w:rPr>
              <w:tab/>
            </w:r>
            <w:r w:rsidR="0043416E">
              <w:rPr>
                <w:noProof/>
                <w:webHidden/>
              </w:rPr>
              <w:fldChar w:fldCharType="begin"/>
            </w:r>
            <w:r w:rsidR="0043416E">
              <w:rPr>
                <w:noProof/>
                <w:webHidden/>
              </w:rPr>
              <w:instrText xml:space="preserve"> PAGEREF _Toc140066142 \h </w:instrText>
            </w:r>
            <w:r w:rsidR="0043416E">
              <w:rPr>
                <w:noProof/>
                <w:webHidden/>
              </w:rPr>
            </w:r>
            <w:r w:rsidR="0043416E">
              <w:rPr>
                <w:noProof/>
                <w:webHidden/>
              </w:rPr>
              <w:fldChar w:fldCharType="separate"/>
            </w:r>
            <w:r w:rsidR="0043416E">
              <w:rPr>
                <w:noProof/>
                <w:webHidden/>
              </w:rPr>
              <w:t>27</w:t>
            </w:r>
            <w:r w:rsidR="0043416E">
              <w:rPr>
                <w:noProof/>
                <w:webHidden/>
              </w:rPr>
              <w:fldChar w:fldCharType="end"/>
            </w:r>
          </w:hyperlink>
        </w:p>
        <w:p w14:paraId="6379CE4A" w14:textId="5DFE4078" w:rsidR="00E82914" w:rsidRDefault="00E82914" w:rsidP="005F07EC">
          <w:r>
            <w:rPr>
              <w:b/>
              <w:bCs/>
              <w:noProof/>
            </w:rPr>
            <w:fldChar w:fldCharType="end"/>
          </w:r>
        </w:p>
      </w:sdtContent>
    </w:sdt>
    <w:p w14:paraId="3621E1E4" w14:textId="2D303344" w:rsidR="00E82914" w:rsidRDefault="00E82914" w:rsidP="005F07EC">
      <w:pPr>
        <w:pStyle w:val="paragraph"/>
        <w:spacing w:before="0" w:beforeAutospacing="0" w:after="0" w:afterAutospacing="0"/>
        <w:textAlignment w:val="baseline"/>
        <w:rPr>
          <w:rFonts w:eastAsiaTheme="majorEastAsia" w:cstheme="minorHAnsi"/>
          <w:b/>
          <w:bCs/>
          <w:color w:val="2F5496" w:themeColor="accent1" w:themeShade="BF"/>
          <w:sz w:val="28"/>
          <w:szCs w:val="28"/>
          <w:lang w:bidi="en-US"/>
        </w:rPr>
      </w:pPr>
      <w:r>
        <w:rPr>
          <w:shd w:val="clear" w:color="auto" w:fill="FFFFFF"/>
        </w:rPr>
        <w:br w:type="page"/>
      </w:r>
    </w:p>
    <w:p w14:paraId="7FFF5E6C" w14:textId="4FEDF88C" w:rsidR="00E82914" w:rsidRDefault="00E82914" w:rsidP="005F07EC">
      <w:pPr>
        <w:pStyle w:val="Heading1"/>
        <w:spacing w:line="240" w:lineRule="auto"/>
        <w:ind w:left="720" w:hanging="360"/>
        <w:rPr>
          <w:rStyle w:val="eop"/>
          <w:rFonts w:ascii="Calibri" w:hAnsi="Calibri" w:cs="Calibri"/>
          <w:lang w:val="en-GB"/>
        </w:rPr>
      </w:pPr>
      <w:bookmarkStart w:id="2" w:name="_Toc139023044"/>
      <w:r>
        <w:rPr>
          <w:rStyle w:val="normaltextrun"/>
          <w:rFonts w:ascii="Calibri" w:hAnsi="Calibri" w:cs="Calibri"/>
          <w:lang w:val="en-GB"/>
        </w:rPr>
        <w:lastRenderedPageBreak/>
        <w:t xml:space="preserve"> </w:t>
      </w:r>
      <w:bookmarkStart w:id="3" w:name="_Toc140066110"/>
      <w:r w:rsidRPr="00AF0958">
        <w:rPr>
          <w:rStyle w:val="normaltextrun"/>
          <w:rFonts w:ascii="Calibri" w:hAnsi="Calibri" w:cs="Calibri"/>
          <w:lang w:val="en-GB"/>
        </w:rPr>
        <w:t>Introduction</w:t>
      </w:r>
      <w:bookmarkEnd w:id="2"/>
      <w:bookmarkEnd w:id="3"/>
      <w:r w:rsidRPr="00AF0958">
        <w:rPr>
          <w:rStyle w:val="eop"/>
          <w:rFonts w:ascii="Calibri" w:hAnsi="Calibri" w:cs="Calibri"/>
        </w:rPr>
        <w:t> </w:t>
      </w:r>
    </w:p>
    <w:p w14:paraId="5B980531" w14:textId="77777777" w:rsidR="00BF18FF" w:rsidRDefault="00BF18FF" w:rsidP="005F07EC">
      <w:pPr>
        <w:pStyle w:val="Heading2"/>
      </w:pPr>
      <w:bookmarkStart w:id="4" w:name="_Toc140066111"/>
      <w:r>
        <w:t>Motivation</w:t>
      </w:r>
      <w:bookmarkEnd w:id="4"/>
      <w:r>
        <w:t xml:space="preserve"> </w:t>
      </w:r>
    </w:p>
    <w:p w14:paraId="507AC9A5" w14:textId="5753646B" w:rsidR="00BF18FF" w:rsidRDefault="00C1049D" w:rsidP="005F07EC">
      <w:pPr>
        <w:jc w:val="both"/>
      </w:pPr>
      <w:r>
        <w:t xml:space="preserve">As the world transitions every day to a global village </w:t>
      </w:r>
      <w:r w:rsidR="00BF18FF" w:rsidRPr="00BF18FF">
        <w:t>the widespread use of PDF as a standard format for document exchange ha</w:t>
      </w:r>
      <w:r>
        <w:t>s r</w:t>
      </w:r>
      <w:r w:rsidR="00BF18FF" w:rsidRPr="00BF18FF">
        <w:t xml:space="preserve">aised concerns about the security risks associated with PDF attachments. </w:t>
      </w:r>
      <w:r>
        <w:t>Threat</w:t>
      </w:r>
      <w:r w:rsidR="00BF18FF" w:rsidRPr="00BF18FF">
        <w:t xml:space="preserve"> actors often exploit this vector to </w:t>
      </w:r>
      <w:r>
        <w:t xml:space="preserve">propagate </w:t>
      </w:r>
      <w:r w:rsidR="00BF18FF" w:rsidRPr="00BF18FF">
        <w:t>malware and compromise enterprise networks. The motivation behind this project is to develop an effective solution, named Sweeper, that safeguards enterprise internal networks from such PDF-based malware threats.</w:t>
      </w:r>
    </w:p>
    <w:p w14:paraId="084B53E4" w14:textId="77777777" w:rsidR="00BF18FF" w:rsidRDefault="00BF18FF" w:rsidP="005F07EC">
      <w:pPr>
        <w:jc w:val="both"/>
      </w:pPr>
    </w:p>
    <w:p w14:paraId="2276E761" w14:textId="4697393F" w:rsidR="00BF18FF" w:rsidRDefault="00BF18FF" w:rsidP="005F07EC">
      <w:pPr>
        <w:pStyle w:val="Heading2"/>
        <w:jc w:val="both"/>
      </w:pPr>
      <w:bookmarkStart w:id="5" w:name="_Toc140066112"/>
      <w:r>
        <w:t>Context of the Project</w:t>
      </w:r>
      <w:bookmarkEnd w:id="5"/>
    </w:p>
    <w:p w14:paraId="7204FEB0" w14:textId="3B04D981" w:rsidR="00BF18FF" w:rsidRDefault="00C1049D" w:rsidP="005F07EC">
      <w:pPr>
        <w:jc w:val="both"/>
      </w:pPr>
      <w:r>
        <w:t xml:space="preserve">The context of the project is scoped to enterprise networks with front facing file </w:t>
      </w:r>
      <w:proofErr w:type="gramStart"/>
      <w:r>
        <w:t>servers ,</w:t>
      </w:r>
      <w:proofErr w:type="gramEnd"/>
      <w:r>
        <w:t xml:space="preserve"> email servers and any network which has file share capabilities. The context is to have Sweeper setup in strategic locations to scan files as they hit the network.</w:t>
      </w:r>
    </w:p>
    <w:p w14:paraId="0C48BDBE" w14:textId="77777777" w:rsidR="00C1049D" w:rsidRDefault="00C1049D" w:rsidP="005F07EC">
      <w:pPr>
        <w:jc w:val="both"/>
      </w:pPr>
    </w:p>
    <w:p w14:paraId="63966C75" w14:textId="1CCBA53D" w:rsidR="00BF18FF" w:rsidRDefault="00BF18FF" w:rsidP="005F07EC">
      <w:pPr>
        <w:pStyle w:val="Heading2"/>
        <w:jc w:val="both"/>
      </w:pPr>
      <w:bookmarkStart w:id="6" w:name="_Toc140066113"/>
      <w:r>
        <w:t>Objectives</w:t>
      </w:r>
      <w:bookmarkEnd w:id="6"/>
    </w:p>
    <w:p w14:paraId="6F0A32F3" w14:textId="6207E2D8" w:rsidR="00BF18FF" w:rsidRDefault="00BF18FF" w:rsidP="005F07EC">
      <w:pPr>
        <w:jc w:val="both"/>
      </w:pPr>
      <w:r>
        <w:t xml:space="preserve"> The primary objective of this project is to develop and deploy Sweeper, an advanced scanning script, which utilizes state-of-the-art technologies to detect and isolate malware within PDF files. The specific objectives of the project are as follows:</w:t>
      </w:r>
    </w:p>
    <w:p w14:paraId="6559E213" w14:textId="77777777" w:rsidR="00BF18FF" w:rsidRDefault="00BF18FF" w:rsidP="005F07EC">
      <w:pPr>
        <w:jc w:val="both"/>
      </w:pPr>
    </w:p>
    <w:p w14:paraId="75517C20" w14:textId="57F4B021" w:rsidR="00BF18FF" w:rsidRDefault="00BF18FF" w:rsidP="005F07EC">
      <w:pPr>
        <w:jc w:val="both"/>
      </w:pPr>
      <w:r>
        <w:t xml:space="preserve">Integrate the </w:t>
      </w:r>
      <w:proofErr w:type="spellStart"/>
      <w:r>
        <w:t>ClamAV</w:t>
      </w:r>
      <w:proofErr w:type="spellEnd"/>
      <w:r>
        <w:t xml:space="preserve"> antivirus engine to perform malware signature checks and leverage its extensive virus signature database.</w:t>
      </w:r>
    </w:p>
    <w:p w14:paraId="55C8D7C0" w14:textId="77777777" w:rsidR="00BF18FF" w:rsidRDefault="00BF18FF" w:rsidP="005F07EC">
      <w:pPr>
        <w:jc w:val="both"/>
      </w:pPr>
    </w:p>
    <w:p w14:paraId="313F64EB" w14:textId="7354173E" w:rsidR="00BF18FF" w:rsidRDefault="00BF18FF" w:rsidP="005F07EC">
      <w:pPr>
        <w:jc w:val="both"/>
      </w:pPr>
      <w:r>
        <w:t>Incorporation of YARA: Implement YARA rule-based scanning to detect and classify specific malware and threats within PDF files.</w:t>
      </w:r>
    </w:p>
    <w:p w14:paraId="0AD4729E" w14:textId="77777777" w:rsidR="0072467F" w:rsidRDefault="0072467F" w:rsidP="005F07EC">
      <w:pPr>
        <w:jc w:val="both"/>
      </w:pPr>
    </w:p>
    <w:p w14:paraId="5CE741CC" w14:textId="56E82246" w:rsidR="00BF18FF" w:rsidRDefault="00BF18FF" w:rsidP="005F07EC">
      <w:pPr>
        <w:jc w:val="both"/>
      </w:pPr>
      <w:r>
        <w:t>Object Extraction with pyPDF2: Utilize pyPDF2 to extract various objects and components from PDF files, enabling comprehensive analysis and identification of potentially malicious elements.</w:t>
      </w:r>
    </w:p>
    <w:p w14:paraId="4CD3CE14" w14:textId="77777777" w:rsidR="00BF18FF" w:rsidRDefault="00BF18FF" w:rsidP="005F07EC">
      <w:pPr>
        <w:jc w:val="both"/>
      </w:pPr>
    </w:p>
    <w:p w14:paraId="2ED41BC2" w14:textId="2277BA30" w:rsidR="00BF18FF" w:rsidRDefault="00BF18FF" w:rsidP="005F07EC">
      <w:pPr>
        <w:jc w:val="both"/>
      </w:pPr>
      <w:r>
        <w:t>Seamless Workflow: Design a workflow that seamlessly integrates Sweeper into enterprise systems, allowing automatic scanning and detection upon file upload.</w:t>
      </w:r>
    </w:p>
    <w:p w14:paraId="2DB3E7F1" w14:textId="77777777" w:rsidR="00BF18FF" w:rsidRDefault="00BF18FF" w:rsidP="005F07EC">
      <w:pPr>
        <w:jc w:val="both"/>
      </w:pPr>
    </w:p>
    <w:p w14:paraId="1A39A37E" w14:textId="662E8659" w:rsidR="00BF18FF" w:rsidRDefault="00BF18FF" w:rsidP="005F07EC">
      <w:pPr>
        <w:jc w:val="both"/>
      </w:pPr>
      <w:r>
        <w:t>Real-time Reporting: Develop a front-end application that provides authenticated users with real-time scan results, enabling prompt action in case of malware detection.</w:t>
      </w:r>
    </w:p>
    <w:p w14:paraId="7A96098A" w14:textId="77777777" w:rsidR="00BF18FF" w:rsidRDefault="00BF18FF" w:rsidP="005F07EC">
      <w:pPr>
        <w:jc w:val="both"/>
      </w:pPr>
    </w:p>
    <w:p w14:paraId="3270B26C" w14:textId="30666CD5" w:rsidR="00BF18FF" w:rsidRDefault="00BF18FF" w:rsidP="005F07EC">
      <w:pPr>
        <w:pStyle w:val="Heading2"/>
        <w:jc w:val="both"/>
      </w:pPr>
      <w:bookmarkStart w:id="7" w:name="_Toc140066114"/>
      <w:r>
        <w:t>Overview of the Thesis</w:t>
      </w:r>
      <w:bookmarkEnd w:id="7"/>
    </w:p>
    <w:p w14:paraId="02563A8E" w14:textId="6EBD7CE1" w:rsidR="00BF18FF" w:rsidRPr="00BF18FF" w:rsidRDefault="00BF18FF" w:rsidP="005F07EC">
      <w:pPr>
        <w:jc w:val="both"/>
      </w:pPr>
      <w:r w:rsidRPr="00BF18FF">
        <w:t xml:space="preserve">This thesis presents the development and implementation of Sweeper, a powerful and effective scanning script for detecting malware within PDF files. Chapter 2 provides an in-depth review of related work, including existing malware detection techniques and approaches. Chapter 3 describes the methodology used in designing and developing Sweeper, highlighting the integration of </w:t>
      </w:r>
      <w:proofErr w:type="spellStart"/>
      <w:r w:rsidRPr="00BF18FF">
        <w:t>ClamAV</w:t>
      </w:r>
      <w:proofErr w:type="spellEnd"/>
      <w:r w:rsidRPr="00BF18FF">
        <w:t xml:space="preserve">, YARA, and pyPDF2, as well as the implementation of the workflow. Chapter 4 presents the results and evaluation of Sweeper's performance, including its effectiveness in detecting malware and its impact on system performance. Finally, Chapter 5 concludes the thesis, </w:t>
      </w:r>
      <w:r w:rsidRPr="00BF18FF">
        <w:lastRenderedPageBreak/>
        <w:t>summarizing the achievements, discussing the limitations, and proposing potential avenues for future enhancements and research in the field of PDF-based malware detection.</w:t>
      </w:r>
    </w:p>
    <w:p w14:paraId="00FF812E" w14:textId="25CD1B97" w:rsidR="00E82914" w:rsidRDefault="00E82914" w:rsidP="005F07EC">
      <w:pPr>
        <w:jc w:val="both"/>
        <w:rPr>
          <w:rFonts w:eastAsiaTheme="majorEastAsia" w:cstheme="minorHAnsi"/>
          <w:b/>
          <w:bCs/>
          <w:color w:val="2F5496" w:themeColor="accent1" w:themeShade="BF"/>
          <w:kern w:val="0"/>
          <w:sz w:val="28"/>
          <w:szCs w:val="28"/>
          <w:lang w:bidi="en-US"/>
          <w14:ligatures w14:val="none"/>
        </w:rPr>
      </w:pPr>
    </w:p>
    <w:p w14:paraId="2E1C9948" w14:textId="3DEB2537" w:rsidR="008F3F65" w:rsidRPr="008F75D2" w:rsidRDefault="008F3F65" w:rsidP="005F07EC">
      <w:pPr>
        <w:pStyle w:val="Heading1"/>
        <w:spacing w:line="240" w:lineRule="auto"/>
      </w:pPr>
      <w:bookmarkStart w:id="8" w:name="_Toc140066115"/>
      <w:r w:rsidRPr="00AF0958">
        <w:t>Literature Review</w:t>
      </w:r>
      <w:bookmarkEnd w:id="0"/>
      <w:bookmarkEnd w:id="8"/>
    </w:p>
    <w:p w14:paraId="4526886F" w14:textId="66E21269" w:rsidR="008F3F65" w:rsidRPr="008F3F65" w:rsidRDefault="008F3F65" w:rsidP="005F07EC">
      <w:pPr>
        <w:pStyle w:val="Heading2"/>
      </w:pPr>
      <w:bookmarkStart w:id="9" w:name="_Toc140066116"/>
      <w:r w:rsidRPr="00AF0958">
        <w:t>Introduction of Literature Review</w:t>
      </w:r>
      <w:bookmarkEnd w:id="1"/>
      <w:bookmarkEnd w:id="9"/>
    </w:p>
    <w:p w14:paraId="34C7FB21" w14:textId="2A08F321"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Portable Document Format, or PDF, has become a democratized standard for document sharing and distribution in recent years. This is owing to its qualities such as portability and flexibility between platforms. The widespread use of PDF has instilled in average consumers a false sense of inherent safety. However, the properties of PDF encouraged hackers to exploit numerous types of vulnerabilities and circumvent security protections, making the PDF format one of the most efficient harmful code attack vectors. As a result, detecting fraudulent PDF files effectively is critical for information security. Several static and dynamic analysis techniques have been proposed in the literature to extract the primary properties that allow malware files to be distinguished from genuine files. Because traditional analytic techniques may be limited in the event of zero-day vulnerabilities, machine-learning-based techniques are emerging as a means of automatic PDF-malware detection from a set of training samples. These techniques are themselves facing the challenge of evasion attacks where a malicious PDF is transformed to look legitimate.</w:t>
      </w:r>
    </w:p>
    <w:p w14:paraId="76F9DE94" w14:textId="6EA2CCFF"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Malicious software (malware) is without a doubt one of the biggest threats to the global IT infrastructure that exists today</w:t>
      </w:r>
      <w:del w:id="10" w:author="Oluwatosin Fasanmi" w:date="2023-05-18T10:01:00Z">
        <w:r w:rsidRPr="006B0361" w:rsidDel="00D50189">
          <w:rPr>
            <w:rFonts w:asciiTheme="minorHAnsi" w:hAnsiTheme="minorHAnsi" w:cstheme="minorHAnsi"/>
          </w:rPr>
          <w:delText>.to today's worldwide IT infrastructure</w:delText>
        </w:r>
      </w:del>
      <w:r w:rsidRPr="006B0361">
        <w:rPr>
          <w:rFonts w:asciiTheme="minorHAnsi" w:hAnsiTheme="minorHAnsi" w:cstheme="minorHAnsi"/>
        </w:rPr>
        <w:t xml:space="preserve">. It is now a frequent tool in data theft, corporate and national espionage, spamming, and distributed attacks to hinder the availability of IT assets. Malicious attackers breach systems </w:t>
      </w:r>
      <w:proofErr w:type="gramStart"/>
      <w:r w:rsidRPr="006B0361">
        <w:rPr>
          <w:rFonts w:asciiTheme="minorHAnsi" w:hAnsiTheme="minorHAnsi" w:cstheme="minorHAnsi"/>
        </w:rPr>
        <w:t>in order to</w:t>
      </w:r>
      <w:proofErr w:type="gramEnd"/>
      <w:r w:rsidRPr="006B0361">
        <w:rPr>
          <w:rFonts w:asciiTheme="minorHAnsi" w:hAnsiTheme="minorHAnsi" w:cstheme="minorHAnsi"/>
        </w:rPr>
        <w:t xml:space="preserve"> install malware that allows them to acquire access and privilege, compromise personal or sensitive data, sabotage systems, or utilize them in other assaults like DDOS. </w:t>
      </w:r>
      <w:r w:rsidR="006B0361" w:rsidRPr="006B0361">
        <w:rPr>
          <w:rFonts w:asciiTheme="minorHAnsi" w:hAnsiTheme="minorHAnsi" w:cstheme="minorHAnsi"/>
        </w:rPr>
        <w:t xml:space="preserve">It is nearly </w:t>
      </w:r>
      <w:r w:rsidR="006B0361">
        <w:rPr>
          <w:rFonts w:asciiTheme="minorHAnsi" w:hAnsiTheme="minorHAnsi" w:cstheme="minorHAnsi"/>
        </w:rPr>
        <w:t>impossible to</w:t>
      </w:r>
      <w:r w:rsidR="000F4D88">
        <w:rPr>
          <w:rFonts w:asciiTheme="minorHAnsi" w:hAnsiTheme="minorHAnsi" w:cstheme="minorHAnsi"/>
        </w:rPr>
        <w:t xml:space="preserve"> 100 percent prevent</w:t>
      </w:r>
      <w:r w:rsidR="006B0361" w:rsidRPr="006B0361">
        <w:rPr>
          <w:rFonts w:asciiTheme="minorHAnsi" w:hAnsiTheme="minorHAnsi" w:cstheme="minorHAnsi"/>
        </w:rPr>
        <w:t xml:space="preserve"> information system compromise. In fact, attackers </w:t>
      </w:r>
      <w:r w:rsidR="000F4D88">
        <w:rPr>
          <w:rFonts w:asciiTheme="minorHAnsi" w:hAnsiTheme="minorHAnsi" w:cstheme="minorHAnsi"/>
        </w:rPr>
        <w:t>plot</w:t>
      </w:r>
      <w:r w:rsidR="000F4D88" w:rsidRPr="006B0361">
        <w:rPr>
          <w:rFonts w:asciiTheme="minorHAnsi" w:hAnsiTheme="minorHAnsi" w:cstheme="minorHAnsi"/>
        </w:rPr>
        <w:t xml:space="preserve"> assaults</w:t>
      </w:r>
      <w:r w:rsidR="006B0361" w:rsidRPr="006B0361">
        <w:rPr>
          <w:rFonts w:asciiTheme="minorHAnsi" w:hAnsiTheme="minorHAnsi" w:cstheme="minorHAnsi"/>
        </w:rPr>
        <w:t xml:space="preserve"> in a variety of ways, including drive-by downloads from websites exploiting browser vulnerabilities or network-accessible vulnerabilities. Furthermore, social engineering attacks such as Phishing and malicious email attachments enable user-authorized installation of harmful programs</w:t>
      </w:r>
      <w:r w:rsidR="000F4D88">
        <w:rPr>
          <w:rFonts w:asciiTheme="minorHAnsi" w:hAnsiTheme="minorHAnsi" w:cstheme="minorHAnsi"/>
        </w:rPr>
        <w:t>.</w:t>
      </w:r>
      <w:sdt>
        <w:sdtPr>
          <w:rPr>
            <w:rFonts w:asciiTheme="minorHAnsi" w:hAnsiTheme="minorHAnsi" w:cstheme="minorHAnsi"/>
          </w:rPr>
          <w:id w:val="-234783690"/>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She \l 1033 </w:instrText>
          </w:r>
          <w:r w:rsidRPr="006B0361">
            <w:rPr>
              <w:rFonts w:asciiTheme="minorHAnsi" w:hAnsiTheme="minorHAnsi" w:cstheme="minorHAnsi"/>
            </w:rPr>
            <w:fldChar w:fldCharType="separate"/>
          </w:r>
          <w:r w:rsidR="00836CD1">
            <w:rPr>
              <w:rFonts w:asciiTheme="minorHAnsi" w:hAnsiTheme="minorHAnsi" w:cstheme="minorHAnsi"/>
              <w:noProof/>
            </w:rPr>
            <w:t xml:space="preserve"> </w:t>
          </w:r>
          <w:r w:rsidR="00836CD1" w:rsidRPr="00836CD1">
            <w:rPr>
              <w:rFonts w:asciiTheme="minorHAnsi" w:hAnsiTheme="minorHAnsi" w:cstheme="minorHAnsi"/>
              <w:noProof/>
            </w:rPr>
            <w:t>(Sherly Abraham)</w:t>
          </w:r>
          <w:r w:rsidRPr="006B0361">
            <w:rPr>
              <w:rFonts w:asciiTheme="minorHAnsi" w:hAnsiTheme="minorHAnsi" w:cstheme="minorHAnsi"/>
            </w:rPr>
            <w:fldChar w:fldCharType="end"/>
          </w:r>
        </w:sdtContent>
      </w:sdt>
    </w:p>
    <w:p w14:paraId="30C310A0" w14:textId="2DD558A5"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In 2010 Symantec </w:t>
      </w:r>
      <w:sdt>
        <w:sdtPr>
          <w:rPr>
            <w:rFonts w:asciiTheme="minorHAnsi" w:hAnsiTheme="minorHAnsi" w:cstheme="minorHAnsi"/>
          </w:rPr>
          <w:id w:val="-655531734"/>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Kar10 \l 1033 </w:instrText>
          </w:r>
          <w:r w:rsidRPr="006B0361">
            <w:rPr>
              <w:rFonts w:asciiTheme="minorHAnsi" w:hAnsiTheme="minorHAnsi" w:cstheme="minorHAnsi"/>
            </w:rPr>
            <w:fldChar w:fldCharType="separate"/>
          </w:r>
          <w:r w:rsidR="00836CD1" w:rsidRPr="00836CD1">
            <w:rPr>
              <w:rFonts w:asciiTheme="minorHAnsi" w:hAnsiTheme="minorHAnsi" w:cstheme="minorHAnsi"/>
              <w:noProof/>
            </w:rPr>
            <w:t>(Karthik Selvaraj, 2010)</w:t>
          </w:r>
          <w:r w:rsidRPr="006B0361">
            <w:rPr>
              <w:rFonts w:asciiTheme="minorHAnsi" w:hAnsiTheme="minorHAnsi" w:cstheme="minorHAnsi"/>
            </w:rPr>
            <w:fldChar w:fldCharType="end"/>
          </w:r>
        </w:sdtContent>
      </w:sdt>
      <w:r w:rsidRPr="006B0361">
        <w:rPr>
          <w:rFonts w:asciiTheme="minorHAnsi" w:hAnsiTheme="minorHAnsi" w:cstheme="minorHAnsi"/>
        </w:rPr>
        <w:t xml:space="preserve">reported a significant rise in PDF attacks, mainly justifying it with a corresponding rise in the vulnerabilities identified in the Adobe Reader software. primarily due to an increase in the vulnerabilities detected in the Adobe Reader program. More recently, </w:t>
      </w:r>
      <w:proofErr w:type="spellStart"/>
      <w:r w:rsidRPr="006B0361">
        <w:rPr>
          <w:rFonts w:asciiTheme="minorHAnsi" w:hAnsiTheme="minorHAnsi" w:cstheme="minorHAnsi"/>
        </w:rPr>
        <w:t>Ke</w:t>
      </w:r>
      <w:proofErr w:type="spellEnd"/>
      <w:r w:rsidRPr="006B0361">
        <w:rPr>
          <w:rFonts w:asciiTheme="minorHAnsi" w:hAnsiTheme="minorHAnsi" w:cstheme="minorHAnsi"/>
        </w:rPr>
        <w:t xml:space="preserve"> Liu reported </w:t>
      </w:r>
      <w:sdt>
        <w:sdtPr>
          <w:rPr>
            <w:rFonts w:asciiTheme="minorHAnsi" w:hAnsiTheme="minorHAnsi" w:cstheme="minorHAnsi"/>
          </w:rPr>
          <w:id w:val="1531368028"/>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KeL17 \l 1033 </w:instrText>
          </w:r>
          <w:r w:rsidRPr="006B0361">
            <w:rPr>
              <w:rFonts w:asciiTheme="minorHAnsi" w:hAnsiTheme="minorHAnsi" w:cstheme="minorHAnsi"/>
            </w:rPr>
            <w:fldChar w:fldCharType="separate"/>
          </w:r>
          <w:r w:rsidR="00836CD1" w:rsidRPr="00836CD1">
            <w:rPr>
              <w:rFonts w:asciiTheme="minorHAnsi" w:hAnsiTheme="minorHAnsi" w:cstheme="minorHAnsi"/>
              <w:noProof/>
            </w:rPr>
            <w:t>(Liu, 2017)</w:t>
          </w:r>
          <w:r w:rsidRPr="006B0361">
            <w:rPr>
              <w:rFonts w:asciiTheme="minorHAnsi" w:hAnsiTheme="minorHAnsi" w:cstheme="minorHAnsi"/>
            </w:rPr>
            <w:fldChar w:fldCharType="end"/>
          </w:r>
        </w:sdtContent>
      </w:sdt>
      <w:r w:rsidRPr="006B0361">
        <w:rPr>
          <w:rFonts w:asciiTheme="minorHAnsi" w:hAnsiTheme="minorHAnsi" w:cstheme="minorHAnsi"/>
        </w:rPr>
        <w:t xml:space="preserve"> on his discovery of more than 150 vulnerabilities in the most popular PDF reader software solutions since December 2015. This later story demonstrates how, even today, PDF is an important infection vector with a vast attack surface. As illustrated in Figure I, the number of PDF attacks registered by Symantec has increased considerably, indicating that the PDF file type is being targeted more frequently. The spikes in these graphs correspond to the release of various PDF-related CVEs.</w:t>
      </w:r>
    </w:p>
    <w:p w14:paraId="4661853E" w14:textId="77777777" w:rsidR="00155C46" w:rsidRPr="006B0361" w:rsidRDefault="00155C46" w:rsidP="005F07EC">
      <w:pPr>
        <w:pStyle w:val="NormalWeb"/>
        <w:jc w:val="center"/>
        <w:rPr>
          <w:rFonts w:asciiTheme="minorHAnsi" w:hAnsiTheme="minorHAnsi" w:cstheme="minorHAnsi"/>
        </w:rPr>
      </w:pPr>
      <w:r w:rsidRPr="006B0361">
        <w:rPr>
          <w:rFonts w:asciiTheme="minorHAnsi" w:hAnsiTheme="minorHAnsi" w:cstheme="minorHAnsi"/>
          <w:noProof/>
          <w14:ligatures w14:val="standardContextual"/>
        </w:rPr>
        <w:lastRenderedPageBreak/>
        <w:drawing>
          <wp:inline distT="0" distB="0" distL="0" distR="0" wp14:anchorId="63B110EE" wp14:editId="6ADB760F">
            <wp:extent cx="3144416" cy="2331436"/>
            <wp:effectExtent l="0" t="0" r="5715" b="5715"/>
            <wp:docPr id="1427213364" name="Picture 1427213364" descr="Figure 1&#10;SOURCE: https://studylib.net/doc/18609162/the-rise-of-pdf-mal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13364" name="Picture 1" descr="Figure 1&#10;SOURCE: https://studylib.net/doc/18609162/the-rise-of-pdf-malwa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7786" cy="2356178"/>
                    </a:xfrm>
                    <a:prstGeom prst="rect">
                      <a:avLst/>
                    </a:prstGeom>
                  </pic:spPr>
                </pic:pic>
              </a:graphicData>
            </a:graphic>
          </wp:inline>
        </w:drawing>
      </w:r>
    </w:p>
    <w:p w14:paraId="7D197DA0" w14:textId="3D784769" w:rsidR="00953291" w:rsidRPr="006B0361" w:rsidRDefault="00155C46" w:rsidP="005F07EC">
      <w:pPr>
        <w:pStyle w:val="NormalWeb"/>
        <w:jc w:val="center"/>
        <w:rPr>
          <w:rFonts w:asciiTheme="minorHAnsi" w:hAnsiTheme="minorHAnsi" w:cstheme="minorHAnsi"/>
          <w:lang w:val="fr-FR"/>
        </w:rPr>
      </w:pPr>
      <w:del w:id="11" w:author="Oluwatosin Fasanmi" w:date="2023-05-18T10:02:00Z">
        <w:r w:rsidRPr="006B0361" w:rsidDel="00366B94">
          <w:rPr>
            <w:rFonts w:asciiTheme="minorHAnsi" w:hAnsiTheme="minorHAnsi" w:cstheme="minorHAnsi"/>
            <w:lang w:val="fr-FR"/>
          </w:rPr>
          <w:delText xml:space="preserve">FIGURE </w:delText>
        </w:r>
      </w:del>
      <w:ins w:id="12" w:author="Oluwatosin Fasanmi" w:date="2023-05-18T10:02:00Z">
        <w:r w:rsidR="00366B94" w:rsidRPr="006B0361">
          <w:rPr>
            <w:rFonts w:asciiTheme="minorHAnsi" w:hAnsiTheme="minorHAnsi" w:cstheme="minorHAnsi"/>
            <w:lang w:val="fr-FR"/>
          </w:rPr>
          <w:t>F</w:t>
        </w:r>
        <w:r w:rsidR="00366B94">
          <w:rPr>
            <w:rFonts w:asciiTheme="minorHAnsi" w:hAnsiTheme="minorHAnsi" w:cstheme="minorHAnsi"/>
            <w:lang w:val="fr-FR"/>
          </w:rPr>
          <w:t>igure</w:t>
        </w:r>
        <w:r w:rsidR="00366B94" w:rsidRPr="006B0361">
          <w:rPr>
            <w:rFonts w:asciiTheme="minorHAnsi" w:hAnsiTheme="minorHAnsi" w:cstheme="minorHAnsi"/>
            <w:lang w:val="fr-FR"/>
          </w:rPr>
          <w:t xml:space="preserve"> </w:t>
        </w:r>
      </w:ins>
      <w:r w:rsidRPr="006B0361">
        <w:rPr>
          <w:rFonts w:asciiTheme="minorHAnsi" w:hAnsiTheme="minorHAnsi" w:cstheme="minorHAnsi"/>
          <w:lang w:val="fr-FR"/>
        </w:rPr>
        <w:t>1</w:t>
      </w:r>
    </w:p>
    <w:p w14:paraId="63CA9F0F" w14:textId="2877BD9B" w:rsidR="00155C46" w:rsidRPr="006B0361" w:rsidRDefault="00155C46" w:rsidP="005F07EC">
      <w:pPr>
        <w:pStyle w:val="NormalWeb"/>
        <w:jc w:val="center"/>
        <w:rPr>
          <w:rFonts w:asciiTheme="minorHAnsi" w:hAnsiTheme="minorHAnsi" w:cstheme="minorHAnsi"/>
          <w:lang w:val="fr-FR"/>
        </w:rPr>
      </w:pPr>
      <w:r w:rsidRPr="006B0361">
        <w:rPr>
          <w:rFonts w:asciiTheme="minorHAnsi" w:hAnsiTheme="minorHAnsi" w:cstheme="minorHAnsi"/>
          <w:lang w:val="fr-FR"/>
        </w:rPr>
        <w:t xml:space="preserve">Source : </w:t>
      </w:r>
      <w:hyperlink r:id="rId13" w:history="1">
        <w:r w:rsidRPr="006B0361">
          <w:rPr>
            <w:rStyle w:val="Hyperlink"/>
            <w:rFonts w:asciiTheme="minorHAnsi" w:hAnsiTheme="minorHAnsi" w:cstheme="minorHAnsi"/>
            <w:color w:val="auto"/>
            <w:lang w:val="fr-FR"/>
          </w:rPr>
          <w:t>https://studylib.net/doc/18609162/the-rise-of-pdf-malware</w:t>
        </w:r>
      </w:hyperlink>
    </w:p>
    <w:p w14:paraId="6F44FD1B" w14:textId="77777777"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The attacks described above are merely a small sample of the options available to an attacker </w:t>
      </w:r>
      <w:proofErr w:type="gramStart"/>
      <w:r w:rsidRPr="006B0361">
        <w:rPr>
          <w:rFonts w:asciiTheme="minorHAnsi" w:hAnsiTheme="minorHAnsi" w:cstheme="minorHAnsi"/>
        </w:rPr>
        <w:t>in order to</w:t>
      </w:r>
      <w:proofErr w:type="gramEnd"/>
      <w:r w:rsidRPr="006B0361">
        <w:rPr>
          <w:rFonts w:asciiTheme="minorHAnsi" w:hAnsiTheme="minorHAnsi" w:cstheme="minorHAnsi"/>
        </w:rPr>
        <w:t xml:space="preserve"> exploit the vulnerabilities of PDF readers. Nonetheless, they clearly demonstrate how sophisticated and diverse such attacks may be, as well as the difficulty of detection.</w:t>
      </w:r>
    </w:p>
    <w:p w14:paraId="219E68BD" w14:textId="540C0E17"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Despite the efforts of software vendors like Adobe, PDF software is frequently vulnerable to zero-day attacks, exploiting the integration of PDF file format's connection with third-party technologies (e.g., JavaScript or Flash), making the construction of ad-hoc patches difficult. Furthermore, due to the architectural complexity of PDF files and the wide range of code obfuscation techniques used by criminals, antivirus providers struggle to provide protection against innovative or even recognized attacks. Attackers mainly adopt JavaScript code to exploit PDF vulnerabilities, by leveraging on well-known techniques, such as Return Oriented Programming and Heap Spraying</w:t>
      </w:r>
    </w:p>
    <w:p w14:paraId="31892EF3" w14:textId="2ED7B717" w:rsidR="008F3F65" w:rsidRPr="008F75D2" w:rsidRDefault="008F3F65" w:rsidP="005F07EC">
      <w:pPr>
        <w:pStyle w:val="Heading2"/>
      </w:pPr>
      <w:bookmarkStart w:id="13" w:name="_Toc140066117"/>
      <w:r>
        <w:t>Static and Dynamic Malware Analysis</w:t>
      </w:r>
      <w:bookmarkEnd w:id="13"/>
    </w:p>
    <w:p w14:paraId="64D3EE3A" w14:textId="7B428BD8" w:rsidR="00155C46" w:rsidRPr="006B0361" w:rsidRDefault="00155C46"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 xml:space="preserve">Due to the creative techniques threat actors employ to spread malware, Malware Detection, Endpoint Detection and Response (EDR) is a huge focus in industry and academia. Malware analysis and detection is an essential technology that extracts the runtime behavior of malware and supplies signatures to detection systems and provides evidence for recovery, </w:t>
      </w:r>
      <w:r w:rsidR="00F27D1A" w:rsidRPr="006B0361">
        <w:rPr>
          <w:rFonts w:asciiTheme="minorHAnsi" w:hAnsiTheme="minorHAnsi" w:cstheme="minorHAnsi"/>
        </w:rPr>
        <w:t>cleanup,</w:t>
      </w:r>
      <w:r w:rsidRPr="006B0361">
        <w:rPr>
          <w:rFonts w:asciiTheme="minorHAnsi" w:hAnsiTheme="minorHAnsi" w:cstheme="minorHAnsi"/>
        </w:rPr>
        <w:t xml:space="preserve"> and forensics. Malware analysis is the first stage in effectively tackling malware spread, its goal is to extract the content of malware which is used to detect it. There are mainly two kinds of malware analysis: static analysis and dynamic analysis.</w:t>
      </w:r>
    </w:p>
    <w:p w14:paraId="316718BD" w14:textId="0C2AE973"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Static Analysis is a malware analysis technique </w:t>
      </w:r>
      <w:proofErr w:type="gramStart"/>
      <w:r w:rsidRPr="006B0361">
        <w:rPr>
          <w:rFonts w:asciiTheme="minorHAnsi" w:hAnsiTheme="minorHAnsi" w:cstheme="minorHAnsi"/>
        </w:rPr>
        <w:t>of</w:t>
      </w:r>
      <w:proofErr w:type="gramEnd"/>
      <w:r w:rsidRPr="006B0361">
        <w:rPr>
          <w:rFonts w:asciiTheme="minorHAnsi" w:hAnsiTheme="minorHAnsi" w:cstheme="minorHAnsi"/>
        </w:rPr>
        <w:t xml:space="preserve"> which the malware is not executed or run. It includes the following basic Static Analysis methods: Generic Information Analysis, Code Analysis, Control Flow Analysis and File Structure Analysis, these are the general stages for Static Analysis, however other research may include some additional stages. Generic Information aka Metadata </w:t>
      </w:r>
      <w:r w:rsidRPr="006B0361">
        <w:rPr>
          <w:rFonts w:asciiTheme="minorHAnsi" w:hAnsiTheme="minorHAnsi" w:cstheme="minorHAnsi"/>
        </w:rPr>
        <w:lastRenderedPageBreak/>
        <w:t xml:space="preserve">analysis is usually the first thing that is done, then a code analysis which is a crucial technique in static malware analysis that involves inspecting the code of a malware sample to understand its behavior, and potential vulnerabilities. Reverse engineers and security analysts perform code analysis to gain insights into how </w:t>
      </w:r>
      <w:proofErr w:type="gramStart"/>
      <w:r w:rsidRPr="006B0361">
        <w:rPr>
          <w:rFonts w:asciiTheme="minorHAnsi" w:hAnsiTheme="minorHAnsi" w:cstheme="minorHAnsi"/>
        </w:rPr>
        <w:t>the malware</w:t>
      </w:r>
      <w:proofErr w:type="gramEnd"/>
      <w:r w:rsidRPr="006B0361">
        <w:rPr>
          <w:rFonts w:asciiTheme="minorHAnsi" w:hAnsiTheme="minorHAnsi" w:cstheme="minorHAnsi"/>
        </w:rPr>
        <w:t xml:space="preserve"> behaves and to develop effective countermeasures. To understand the rationale and flow of execution, analysts examine the control flow of the malware's code. They look for loops, conditionals, function calls, and other control structures to figure out how malware works. File structure analysis is a (Tree based Analysis) which analyzes the interconnection between the different objects of the PDF. </w:t>
      </w:r>
      <w:proofErr w:type="spellStart"/>
      <w:r w:rsidRPr="006B0361">
        <w:rPr>
          <w:rFonts w:asciiTheme="minorHAnsi" w:hAnsiTheme="minorHAnsi" w:cstheme="minorHAnsi"/>
        </w:rPr>
        <w:t>PeePDF</w:t>
      </w:r>
      <w:proofErr w:type="spellEnd"/>
      <w:r w:rsidRPr="006B0361">
        <w:rPr>
          <w:rFonts w:asciiTheme="minorHAnsi" w:hAnsiTheme="minorHAnsi" w:cstheme="minorHAnsi"/>
          <w:position w:val="8"/>
        </w:rPr>
        <w:t xml:space="preserve"> </w:t>
      </w:r>
      <w:r w:rsidRPr="006B0361">
        <w:rPr>
          <w:rFonts w:asciiTheme="minorHAnsi" w:hAnsiTheme="minorHAnsi" w:cstheme="minorHAnsi"/>
        </w:rPr>
        <w:t xml:space="preserve">is a publicly available software that automatically performs this operation. Origami is </w:t>
      </w:r>
      <w:proofErr w:type="gramStart"/>
      <w:r w:rsidRPr="006B0361">
        <w:rPr>
          <w:rFonts w:asciiTheme="minorHAnsi" w:hAnsiTheme="minorHAnsi" w:cstheme="minorHAnsi"/>
        </w:rPr>
        <w:t>similar to</w:t>
      </w:r>
      <w:proofErr w:type="gramEnd"/>
      <w:r w:rsidRPr="006B0361">
        <w:rPr>
          <w:rFonts w:asciiTheme="minorHAnsi" w:hAnsiTheme="minorHAnsi" w:cstheme="minorHAnsi"/>
        </w:rPr>
        <w:t xml:space="preserve"> </w:t>
      </w:r>
      <w:proofErr w:type="spellStart"/>
      <w:r w:rsidRPr="006B0361">
        <w:rPr>
          <w:rFonts w:asciiTheme="minorHAnsi" w:hAnsiTheme="minorHAnsi" w:cstheme="minorHAnsi"/>
        </w:rPr>
        <w:t>PeePDF</w:t>
      </w:r>
      <w:proofErr w:type="spellEnd"/>
      <w:r w:rsidRPr="006B0361">
        <w:rPr>
          <w:rFonts w:asciiTheme="minorHAnsi" w:hAnsiTheme="minorHAnsi" w:cstheme="minorHAnsi"/>
        </w:rPr>
        <w:t xml:space="preserve"> in that it allows you to visualize the PDF file structure. It also includes procedures for encrypting and decrypting files, extracting metadata </w:t>
      </w:r>
      <w:del w:id="14" w:author="Oluwatosin Fasanmi" w:date="2023-05-17T18:42:00Z">
        <w:r w:rsidRPr="006B0361" w:rsidDel="00197E8F">
          <w:rPr>
            <w:rFonts w:asciiTheme="minorHAnsi" w:hAnsiTheme="minorHAnsi" w:cstheme="minorHAnsi"/>
          </w:rPr>
          <w:delText>etc</w:delText>
        </w:r>
      </w:del>
      <w:ins w:id="15" w:author="Oluwatosin Fasanmi" w:date="2023-05-17T18:42:00Z">
        <w:r w:rsidR="00197E8F" w:rsidRPr="006B0361">
          <w:rPr>
            <w:rFonts w:asciiTheme="minorHAnsi" w:hAnsiTheme="minorHAnsi" w:cstheme="minorHAnsi"/>
          </w:rPr>
          <w:t>etc.</w:t>
        </w:r>
      </w:ins>
    </w:p>
    <w:p w14:paraId="5B2CD330" w14:textId="40552B81" w:rsidR="00155C46" w:rsidRPr="000F4D88" w:rsidRDefault="00155C46" w:rsidP="005F07EC">
      <w:pPr>
        <w:pStyle w:val="NormalWeb"/>
        <w:jc w:val="both"/>
        <w:rPr>
          <w:rFonts w:asciiTheme="minorHAnsi" w:hAnsiTheme="minorHAnsi" w:cstheme="minorHAnsi"/>
        </w:rPr>
      </w:pPr>
      <w:r w:rsidRPr="000F4D88">
        <w:rPr>
          <w:rFonts w:asciiTheme="minorHAnsi" w:hAnsiTheme="minorHAnsi" w:cstheme="minorHAnsi"/>
        </w:rPr>
        <w:t xml:space="preserve"> Static analysis examines the code or file structure without running it. As a result, it is incapable of detecting dynamic malware behavior such as runtime activities, network communication, or interaction with the operating system.  This limitation makes it difficult to identify certain kinds of malware that exhibit behavior only during runtime. Polymorphic or metamorphic </w:t>
      </w:r>
      <w:sdt>
        <w:sdtPr>
          <w:rPr>
            <w:rFonts w:asciiTheme="minorHAnsi" w:hAnsiTheme="minorHAnsi" w:cstheme="minorHAnsi"/>
          </w:rPr>
          <w:id w:val="-546065763"/>
          <w:citation/>
        </w:sdtPr>
        <w:sdtEndPr/>
        <w:sdtContent>
          <w:r w:rsidR="00495521" w:rsidRPr="000F4D88">
            <w:rPr>
              <w:rFonts w:asciiTheme="minorHAnsi" w:hAnsiTheme="minorHAnsi" w:cstheme="minorHAnsi"/>
            </w:rPr>
            <w:fldChar w:fldCharType="begin"/>
          </w:r>
          <w:r w:rsidR="00495521" w:rsidRPr="000F4D88">
            <w:rPr>
              <w:rFonts w:asciiTheme="minorHAnsi" w:hAnsiTheme="minorHAnsi" w:cstheme="minorHAnsi"/>
            </w:rPr>
            <w:instrText xml:space="preserve"> CITATION Sam23 \l 1033 </w:instrText>
          </w:r>
          <w:r w:rsidR="00495521" w:rsidRPr="000F4D88">
            <w:rPr>
              <w:rFonts w:asciiTheme="minorHAnsi" w:hAnsiTheme="minorHAnsi" w:cstheme="minorHAnsi"/>
            </w:rPr>
            <w:fldChar w:fldCharType="separate"/>
          </w:r>
          <w:r w:rsidR="00836CD1" w:rsidRPr="00836CD1">
            <w:rPr>
              <w:rFonts w:asciiTheme="minorHAnsi" w:hAnsiTheme="minorHAnsi" w:cstheme="minorHAnsi"/>
              <w:noProof/>
            </w:rPr>
            <w:t>(Samociuk, 2023)</w:t>
          </w:r>
          <w:r w:rsidR="00495521" w:rsidRPr="000F4D88">
            <w:rPr>
              <w:rFonts w:asciiTheme="minorHAnsi" w:hAnsiTheme="minorHAnsi" w:cstheme="minorHAnsi"/>
            </w:rPr>
            <w:fldChar w:fldCharType="end"/>
          </w:r>
        </w:sdtContent>
      </w:sdt>
      <w:r w:rsidRPr="000F4D88">
        <w:rPr>
          <w:rFonts w:asciiTheme="minorHAnsi" w:hAnsiTheme="minorHAnsi" w:cstheme="minorHAnsi"/>
        </w:rPr>
        <w:t xml:space="preserve">malware can dynamically modify its structure or appearance, making static analysis methods difficult to recognize patterns or signatures. These types of </w:t>
      </w:r>
      <w:r w:rsidR="006B0361" w:rsidRPr="000F4D88">
        <w:rPr>
          <w:rFonts w:asciiTheme="minorHAnsi" w:hAnsiTheme="minorHAnsi" w:cstheme="minorHAnsi"/>
        </w:rPr>
        <w:t>malwares</w:t>
      </w:r>
      <w:r w:rsidRPr="000F4D88">
        <w:rPr>
          <w:rFonts w:asciiTheme="minorHAnsi" w:hAnsiTheme="minorHAnsi" w:cstheme="minorHAnsi"/>
        </w:rPr>
        <w:t xml:space="preserve"> can generate different versions of themselves, making it difficult to create static detection rules. If the malware protects its payload with encryption or compression, static analysis may struggle to extract and analyze the contents efficiently. Encrypted or compressed payloads can go undetected during static analysis, limiting its ability to detect malware. More </w:t>
      </w:r>
      <w:r w:rsidR="007B5867" w:rsidRPr="000F4D88">
        <w:rPr>
          <w:rFonts w:asciiTheme="minorHAnsi" w:hAnsiTheme="minorHAnsi" w:cstheme="minorHAnsi"/>
        </w:rPr>
        <w:t>recently, malware</w:t>
      </w:r>
      <w:r w:rsidRPr="000F4D88">
        <w:rPr>
          <w:rFonts w:asciiTheme="minorHAnsi" w:hAnsiTheme="minorHAnsi" w:cstheme="minorHAnsi"/>
        </w:rPr>
        <w:t xml:space="preserve"> authors use obfuscation techniques to make the code unreadable and evade static analysis. Static analysis can be weak in detecting obfuscated code.</w:t>
      </w:r>
    </w:p>
    <w:p w14:paraId="61AED20B" w14:textId="77777777" w:rsidR="00155C46" w:rsidRPr="006B0361" w:rsidRDefault="00155C46" w:rsidP="005F07EC">
      <w:pPr>
        <w:pStyle w:val="NormalWeb"/>
        <w:jc w:val="both"/>
        <w:rPr>
          <w:rFonts w:asciiTheme="minorHAnsi" w:hAnsiTheme="minorHAnsi" w:cstheme="minorHAnsi"/>
        </w:rPr>
      </w:pPr>
      <w:r w:rsidRPr="000F4D88">
        <w:rPr>
          <w:rFonts w:asciiTheme="minorHAnsi" w:hAnsiTheme="minorHAnsi" w:cstheme="minorHAnsi"/>
        </w:rPr>
        <w:t>To overcome these drawbacks, a combination of static and dynamic analysis techniques, as well as other security measures like sandboxing, behavior monitoring, and network analysis, is often employed to enhance malware detection and analysis capabilities.</w:t>
      </w:r>
    </w:p>
    <w:p w14:paraId="3873201E" w14:textId="44211959" w:rsidR="00155C46" w:rsidRPr="006B0361" w:rsidRDefault="00E40637"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Contrary to</w:t>
      </w:r>
      <w:r w:rsidR="00155C46" w:rsidRPr="006B0361">
        <w:rPr>
          <w:rFonts w:asciiTheme="minorHAnsi" w:hAnsiTheme="minorHAnsi" w:cstheme="minorHAnsi"/>
        </w:rPr>
        <w:t xml:space="preserve"> Static Analysis, the Dynamic Malware Analysis </w:t>
      </w:r>
      <w:r w:rsidR="00495521" w:rsidRPr="006B0361">
        <w:rPr>
          <w:rFonts w:asciiTheme="minorHAnsi" w:hAnsiTheme="minorHAnsi" w:cstheme="minorHAnsi"/>
        </w:rPr>
        <w:t xml:space="preserve">executes </w:t>
      </w:r>
      <w:r w:rsidR="00155C46" w:rsidRPr="006B0361">
        <w:rPr>
          <w:rFonts w:asciiTheme="minorHAnsi" w:hAnsiTheme="minorHAnsi" w:cstheme="minorHAnsi"/>
        </w:rPr>
        <w:t xml:space="preserve">the malware in run-time to prevent the disturbance of Shell Code, Polymorphism and Metamorphism. </w:t>
      </w:r>
    </w:p>
    <w:p w14:paraId="3400428A" w14:textId="7CFDE11C" w:rsidR="00155C46" w:rsidRPr="006B0361" w:rsidRDefault="00155C46"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It entails examining and comprehending the behavior and functionality of malware by executing it in an isolated controlled environment in contrast to static analysis, which includes inspecting malware's code or file structure without running it, dynamic analysis involves running malware in a controlled environment to examine its behaviors, interactions, and consequences on a system.</w:t>
      </w:r>
      <w:r w:rsidRPr="006B0361">
        <w:rPr>
          <w:rFonts w:asciiTheme="minorHAnsi" w:hAnsiTheme="minorHAnsi" w:cstheme="minorHAnsi"/>
        </w:rPr>
        <w:br/>
      </w:r>
      <w:r w:rsidRPr="006B0361">
        <w:rPr>
          <w:rFonts w:asciiTheme="minorHAnsi" w:hAnsiTheme="minorHAnsi" w:cstheme="minorHAnsi"/>
        </w:rPr>
        <w:br/>
        <w:t>Dynamic malware analysis is often carried out in a customized sandbox or virtual machine environment, where the malware can be safely executed without causing  harm to the host system. This enables malware analysts to track malware operations such as file system calls, system alteration, network communications and changes in system state.</w:t>
      </w:r>
      <w:r w:rsidRPr="006B0361">
        <w:rPr>
          <w:rFonts w:asciiTheme="minorHAnsi" w:hAnsiTheme="minorHAnsi" w:cstheme="minorHAnsi"/>
        </w:rPr>
        <w:br/>
        <w:t xml:space="preserve">The behavior, functioning, and possible impact of malware on a machine or network It contributes to </w:t>
      </w:r>
      <w:r w:rsidR="000F4D88" w:rsidRPr="006B0361">
        <w:rPr>
          <w:rFonts w:asciiTheme="minorHAnsi" w:hAnsiTheme="minorHAnsi" w:cstheme="minorHAnsi"/>
        </w:rPr>
        <w:t>security. It</w:t>
      </w:r>
      <w:r w:rsidRPr="006B0361">
        <w:rPr>
          <w:rFonts w:asciiTheme="minorHAnsi" w:hAnsiTheme="minorHAnsi" w:cstheme="minorHAnsi"/>
        </w:rPr>
        <w:t xml:space="preserve"> assists security researchers and analysts in understanding the </w:t>
      </w:r>
      <w:r w:rsidRPr="006B0361">
        <w:rPr>
          <w:rFonts w:asciiTheme="minorHAnsi" w:hAnsiTheme="minorHAnsi" w:cstheme="minorHAnsi"/>
        </w:rPr>
        <w:lastRenderedPageBreak/>
        <w:t>malware's techniques and tactics, identifying its capabilities (such as information theft, system compromise, or network spread), and developing countermeasures and mitigation plans.</w:t>
      </w:r>
    </w:p>
    <w:p w14:paraId="09058785" w14:textId="77777777" w:rsidR="00155C46" w:rsidRPr="006B0361" w:rsidRDefault="00155C46"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 xml:space="preserve">Various monitoring and analysis techniques are utilized during dynamic analysis to record and evaluate malware behavior. System monitoring utilities, network traffic analyzers, code debuggers, and behavior analysis frameworks are examples of such tools. Analysts can discover harmful behaviors such as the generation of new files, attempts to modify system settings, and connection with command-and-control servers by attentively analyzing the malware's actions and interactions. </w:t>
      </w:r>
    </w:p>
    <w:p w14:paraId="323E0A4A" w14:textId="4ED797CD"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Dynamic analysis, although more </w:t>
      </w:r>
      <w:proofErr w:type="gramStart"/>
      <w:r w:rsidRPr="006B0361">
        <w:rPr>
          <w:rFonts w:asciiTheme="minorHAnsi" w:hAnsiTheme="minorHAnsi" w:cstheme="minorHAnsi"/>
        </w:rPr>
        <w:t>advanced however</w:t>
      </w:r>
      <w:proofErr w:type="gramEnd"/>
      <w:r w:rsidRPr="006B0361">
        <w:rPr>
          <w:rFonts w:asciiTheme="minorHAnsi" w:hAnsiTheme="minorHAnsi" w:cstheme="minorHAnsi"/>
        </w:rPr>
        <w:t xml:space="preserve"> is tricky and there is yet to be complete control over the extent of testing compared to Static Analysis. Analyzing malware whilst it runs can lead to uncontrollable and disruptive outcomes; to minimize the risk of infection and produce accurate results during dynamic analysis, the following characteristics and more </w:t>
      </w:r>
      <w:r w:rsidR="00073E97" w:rsidRPr="006B0361">
        <w:rPr>
          <w:rFonts w:asciiTheme="minorHAnsi" w:hAnsiTheme="minorHAnsi" w:cstheme="minorHAnsi"/>
        </w:rPr>
        <w:t>must</w:t>
      </w:r>
      <w:r w:rsidRPr="006B0361">
        <w:rPr>
          <w:rFonts w:asciiTheme="minorHAnsi" w:hAnsiTheme="minorHAnsi" w:cstheme="minorHAnsi"/>
        </w:rPr>
        <w:t xml:space="preserve"> be </w:t>
      </w:r>
      <w:r w:rsidR="00073E97" w:rsidRPr="006B0361">
        <w:rPr>
          <w:rFonts w:asciiTheme="minorHAnsi" w:hAnsiTheme="minorHAnsi" w:cstheme="minorHAnsi"/>
        </w:rPr>
        <w:t>met.</w:t>
      </w:r>
    </w:p>
    <w:p w14:paraId="40B57B9A" w14:textId="09FD1794" w:rsidR="00155C46" w:rsidRPr="006B0361" w:rsidRDefault="00155C46" w:rsidP="005F07EC">
      <w:pPr>
        <w:pStyle w:val="NormalWeb"/>
        <w:numPr>
          <w:ilvl w:val="0"/>
          <w:numId w:val="2"/>
        </w:numPr>
        <w:jc w:val="both"/>
        <w:rPr>
          <w:rFonts w:asciiTheme="minorHAnsi" w:hAnsiTheme="minorHAnsi" w:cstheme="minorHAnsi"/>
        </w:rPr>
      </w:pPr>
      <w:r w:rsidRPr="006B0361">
        <w:rPr>
          <w:rFonts w:asciiTheme="minorHAnsi" w:hAnsiTheme="minorHAnsi" w:cstheme="minorHAnsi"/>
        </w:rPr>
        <w:t xml:space="preserve">It must be trusted; Data provided by the analysis framework must not be compromised by the malware </w:t>
      </w:r>
      <w:sdt>
        <w:sdtPr>
          <w:rPr>
            <w:rFonts w:asciiTheme="minorHAnsi" w:hAnsiTheme="minorHAnsi" w:cstheme="minorHAnsi"/>
          </w:rPr>
          <w:id w:val="-51619272"/>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NNi18 \l 1033 </w:instrText>
          </w:r>
          <w:r w:rsidRPr="006B0361">
            <w:rPr>
              <w:rFonts w:asciiTheme="minorHAnsi" w:hAnsiTheme="minorHAnsi" w:cstheme="minorHAnsi"/>
            </w:rPr>
            <w:fldChar w:fldCharType="separate"/>
          </w:r>
          <w:r w:rsidR="00836CD1" w:rsidRPr="00836CD1">
            <w:rPr>
              <w:rFonts w:asciiTheme="minorHAnsi" w:hAnsiTheme="minorHAnsi" w:cstheme="minorHAnsi"/>
              <w:noProof/>
            </w:rPr>
            <w:t>(N. Nissim, 2018)</w:t>
          </w:r>
          <w:r w:rsidRPr="006B0361">
            <w:rPr>
              <w:rFonts w:asciiTheme="minorHAnsi" w:hAnsiTheme="minorHAnsi" w:cstheme="minorHAnsi"/>
            </w:rPr>
            <w:fldChar w:fldCharType="end"/>
          </w:r>
        </w:sdtContent>
      </w:sdt>
      <w:r w:rsidR="007B5867" w:rsidRPr="006B0361">
        <w:rPr>
          <w:rFonts w:asciiTheme="minorHAnsi" w:hAnsiTheme="minorHAnsi" w:cstheme="minorHAnsi"/>
        </w:rPr>
        <w:t xml:space="preserve">. </w:t>
      </w:r>
      <w:r w:rsidRPr="006B0361">
        <w:rPr>
          <w:rFonts w:asciiTheme="minorHAnsi" w:hAnsiTheme="minorHAnsi" w:cstheme="minorHAnsi"/>
        </w:rPr>
        <w:t xml:space="preserve">A defensive mechanism should be in place to prevent the malware from gaining control of the system. </w:t>
      </w:r>
    </w:p>
    <w:p w14:paraId="5E4D2094" w14:textId="39D9A45B" w:rsidR="007B5867" w:rsidRPr="006B0361" w:rsidRDefault="00155C46" w:rsidP="005F07EC">
      <w:pPr>
        <w:pStyle w:val="NormalWeb"/>
        <w:numPr>
          <w:ilvl w:val="0"/>
          <w:numId w:val="2"/>
        </w:numPr>
        <w:jc w:val="both"/>
        <w:rPr>
          <w:rFonts w:asciiTheme="minorHAnsi" w:hAnsiTheme="minorHAnsi" w:cstheme="minorHAnsi"/>
        </w:rPr>
      </w:pPr>
      <w:r w:rsidRPr="006B0361">
        <w:rPr>
          <w:rFonts w:asciiTheme="minorHAnsi" w:hAnsiTheme="minorHAnsi" w:cstheme="minorHAnsi"/>
        </w:rPr>
        <w:t>It must be undetectable by the analyzed file—</w:t>
      </w:r>
      <w:r w:rsidR="007B5867" w:rsidRPr="006B0361">
        <w:rPr>
          <w:rFonts w:asciiTheme="minorHAnsi" w:hAnsiTheme="minorHAnsi" w:cstheme="minorHAnsi"/>
        </w:rPr>
        <w:t xml:space="preserve"> The malware could terminate</w:t>
      </w:r>
      <w:r w:rsidRPr="006B0361">
        <w:rPr>
          <w:rFonts w:asciiTheme="minorHAnsi" w:hAnsiTheme="minorHAnsi" w:cstheme="minorHAnsi"/>
        </w:rPr>
        <w:t xml:space="preserve"> itself or execute only non-malicious commands</w:t>
      </w:r>
      <w:r w:rsidR="007B5867" w:rsidRPr="006B0361">
        <w:rPr>
          <w:rFonts w:asciiTheme="minorHAnsi" w:hAnsiTheme="minorHAnsi" w:cstheme="minorHAnsi"/>
        </w:rPr>
        <w:t>, if it detects it is being analyzed</w:t>
      </w:r>
      <w:sdt>
        <w:sdtPr>
          <w:rPr>
            <w:rFonts w:asciiTheme="minorHAnsi" w:hAnsiTheme="minorHAnsi" w:cstheme="minorHAnsi"/>
          </w:rPr>
          <w:id w:val="267124128"/>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MEg12 \l 1033 </w:instrText>
          </w:r>
          <w:r w:rsidRPr="006B0361">
            <w:rPr>
              <w:rFonts w:asciiTheme="minorHAnsi" w:hAnsiTheme="minorHAnsi" w:cstheme="minorHAnsi"/>
            </w:rPr>
            <w:fldChar w:fldCharType="separate"/>
          </w:r>
          <w:r w:rsidR="00836CD1">
            <w:rPr>
              <w:rFonts w:asciiTheme="minorHAnsi" w:hAnsiTheme="minorHAnsi" w:cstheme="minorHAnsi"/>
              <w:noProof/>
            </w:rPr>
            <w:t xml:space="preserve"> </w:t>
          </w:r>
          <w:r w:rsidR="00836CD1" w:rsidRPr="00836CD1">
            <w:rPr>
              <w:rFonts w:asciiTheme="minorHAnsi" w:hAnsiTheme="minorHAnsi" w:cstheme="minorHAnsi"/>
              <w:noProof/>
            </w:rPr>
            <w:t>(M. Egele, 2012)</w:t>
          </w:r>
          <w:r w:rsidRPr="006B0361">
            <w:rPr>
              <w:rFonts w:asciiTheme="minorHAnsi" w:hAnsiTheme="minorHAnsi" w:cstheme="minorHAnsi"/>
            </w:rPr>
            <w:fldChar w:fldCharType="end"/>
          </w:r>
        </w:sdtContent>
      </w:sdt>
      <w:r w:rsidRPr="006B0361">
        <w:rPr>
          <w:rFonts w:asciiTheme="minorHAnsi" w:hAnsiTheme="minorHAnsi" w:cstheme="minorHAnsi"/>
        </w:rPr>
        <w:t xml:space="preserve">. </w:t>
      </w:r>
    </w:p>
    <w:p w14:paraId="5A87AA24" w14:textId="45340B76" w:rsidR="00155C46" w:rsidRPr="006B0361" w:rsidRDefault="007B5867" w:rsidP="005F07EC">
      <w:pPr>
        <w:pStyle w:val="NormalWeb"/>
        <w:numPr>
          <w:ilvl w:val="0"/>
          <w:numId w:val="2"/>
        </w:numPr>
        <w:jc w:val="both"/>
        <w:rPr>
          <w:rFonts w:asciiTheme="minorHAnsi" w:hAnsiTheme="minorHAnsi" w:cstheme="minorHAnsi"/>
        </w:rPr>
      </w:pPr>
      <w:r w:rsidRPr="006B0361">
        <w:rPr>
          <w:rFonts w:asciiTheme="minorHAnsi" w:hAnsiTheme="minorHAnsi" w:cstheme="minorHAnsi"/>
        </w:rPr>
        <w:t>It must capture as much relevant data as possible regarding the malware's actions—this information can include function calls, parameters, networking, file system alterations, hardware measurements.</w:t>
      </w:r>
      <w:sdt>
        <w:sdtPr>
          <w:rPr>
            <w:rFonts w:asciiTheme="minorHAnsi" w:hAnsiTheme="minorHAnsi" w:cstheme="minorHAnsi"/>
          </w:rPr>
          <w:id w:val="-1700692726"/>
          <w:citation/>
        </w:sdtPr>
        <w:sdtEndPr/>
        <w:sdtContent>
          <w:r w:rsidR="00155C46" w:rsidRPr="006B0361">
            <w:rPr>
              <w:rFonts w:asciiTheme="minorHAnsi" w:hAnsiTheme="minorHAnsi" w:cstheme="minorHAnsi"/>
            </w:rPr>
            <w:fldChar w:fldCharType="begin"/>
          </w:r>
          <w:r w:rsidR="00155C46" w:rsidRPr="006B0361">
            <w:rPr>
              <w:rFonts w:asciiTheme="minorHAnsi" w:hAnsiTheme="minorHAnsi" w:cstheme="minorHAnsi"/>
            </w:rPr>
            <w:instrText xml:space="preserve"> CITATION TBe99 \l 1033 </w:instrText>
          </w:r>
          <w:r w:rsidR="00155C46" w:rsidRPr="006B0361">
            <w:rPr>
              <w:rFonts w:asciiTheme="minorHAnsi" w:hAnsiTheme="minorHAnsi" w:cstheme="minorHAnsi"/>
            </w:rPr>
            <w:fldChar w:fldCharType="separate"/>
          </w:r>
          <w:r w:rsidR="00836CD1">
            <w:rPr>
              <w:rFonts w:asciiTheme="minorHAnsi" w:hAnsiTheme="minorHAnsi" w:cstheme="minorHAnsi"/>
              <w:noProof/>
            </w:rPr>
            <w:t xml:space="preserve"> </w:t>
          </w:r>
          <w:r w:rsidR="00836CD1" w:rsidRPr="00836CD1">
            <w:rPr>
              <w:rFonts w:asciiTheme="minorHAnsi" w:hAnsiTheme="minorHAnsi" w:cstheme="minorHAnsi"/>
              <w:noProof/>
            </w:rPr>
            <w:t>(Bell, 1999)</w:t>
          </w:r>
          <w:r w:rsidR="00155C46" w:rsidRPr="006B0361">
            <w:rPr>
              <w:rFonts w:asciiTheme="minorHAnsi" w:hAnsiTheme="minorHAnsi" w:cstheme="minorHAnsi"/>
            </w:rPr>
            <w:fldChar w:fldCharType="end"/>
          </w:r>
        </w:sdtContent>
      </w:sdt>
      <w:r w:rsidRPr="006B0361">
        <w:rPr>
          <w:rFonts w:asciiTheme="minorHAnsi" w:hAnsiTheme="minorHAnsi" w:cstheme="minorHAnsi"/>
        </w:rPr>
        <w:t xml:space="preserve">. </w:t>
      </w:r>
      <w:r w:rsidR="00155C46" w:rsidRPr="006B0361">
        <w:rPr>
          <w:rFonts w:asciiTheme="minorHAnsi" w:hAnsiTheme="minorHAnsi" w:cstheme="minorHAnsi"/>
        </w:rPr>
        <w:t xml:space="preserve"> It must meet the malware’s expectations to expose its full behavior - The relevant operating system(s) must be installed, the appropriate hardware must be connected, and the vulnerable application must be installed. </w:t>
      </w:r>
    </w:p>
    <w:p w14:paraId="21970710" w14:textId="3D2F9BEB"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Despite </w:t>
      </w:r>
      <w:r w:rsidR="00E40637" w:rsidRPr="006B0361">
        <w:rPr>
          <w:rFonts w:asciiTheme="minorHAnsi" w:hAnsiTheme="minorHAnsi" w:cstheme="minorHAnsi"/>
        </w:rPr>
        <w:t>all</w:t>
      </w:r>
      <w:r w:rsidRPr="006B0361">
        <w:rPr>
          <w:rFonts w:asciiTheme="minorHAnsi" w:hAnsiTheme="minorHAnsi" w:cstheme="minorHAnsi"/>
        </w:rPr>
        <w:t xml:space="preserve"> its benefits, analyzing malware dynamically has a few limitations: </w:t>
      </w:r>
    </w:p>
    <w:p w14:paraId="39F6BE70" w14:textId="77777777" w:rsidR="00155C46" w:rsidRPr="006B0361" w:rsidRDefault="00155C46" w:rsidP="005F07EC">
      <w:pPr>
        <w:pStyle w:val="NormalWeb"/>
        <w:numPr>
          <w:ilvl w:val="0"/>
          <w:numId w:val="3"/>
        </w:numPr>
        <w:jc w:val="both"/>
        <w:rPr>
          <w:rFonts w:asciiTheme="minorHAnsi" w:hAnsiTheme="minorHAnsi" w:cstheme="minorHAnsi"/>
        </w:rPr>
      </w:pPr>
      <w:r w:rsidRPr="006B0361">
        <w:rPr>
          <w:rFonts w:asciiTheme="minorHAnsi" w:hAnsiTheme="minorHAnsi" w:cstheme="minorHAnsi"/>
        </w:rPr>
        <w:t xml:space="preserve">Only </w:t>
      </w:r>
      <w:proofErr w:type="gramStart"/>
      <w:r w:rsidRPr="006B0361">
        <w:rPr>
          <w:rFonts w:asciiTheme="minorHAnsi" w:hAnsiTheme="minorHAnsi" w:cstheme="minorHAnsi"/>
        </w:rPr>
        <w:t>executed</w:t>
      </w:r>
      <w:proofErr w:type="gramEnd"/>
      <w:r w:rsidRPr="006B0361">
        <w:rPr>
          <w:rFonts w:asciiTheme="minorHAnsi" w:hAnsiTheme="minorHAnsi" w:cstheme="minorHAnsi"/>
        </w:rPr>
        <w:t xml:space="preserve"> code is observable. This means that if a required condition is not met precisely, then some code might not be executed, therefore go unanalyzed. </w:t>
      </w:r>
    </w:p>
    <w:p w14:paraId="49F4AF6B" w14:textId="77777777" w:rsidR="00155C46" w:rsidRPr="006B0361" w:rsidRDefault="00155C46" w:rsidP="005F07EC">
      <w:pPr>
        <w:pStyle w:val="NormalWeb"/>
        <w:numPr>
          <w:ilvl w:val="0"/>
          <w:numId w:val="3"/>
        </w:numPr>
        <w:jc w:val="both"/>
        <w:rPr>
          <w:rFonts w:asciiTheme="minorHAnsi" w:hAnsiTheme="minorHAnsi" w:cstheme="minorHAnsi"/>
        </w:rPr>
      </w:pPr>
      <w:r w:rsidRPr="006B0361">
        <w:rPr>
          <w:rFonts w:asciiTheme="minorHAnsi" w:hAnsiTheme="minorHAnsi" w:cstheme="minorHAnsi"/>
        </w:rPr>
        <w:t xml:space="preserve">Dynamic analysis requires computational overhead, which will slow down execution. </w:t>
      </w:r>
    </w:p>
    <w:p w14:paraId="62FCE5D8" w14:textId="0995D4A9" w:rsidR="00057A1B" w:rsidRPr="002C27A8" w:rsidRDefault="00155C46" w:rsidP="005F07EC">
      <w:pPr>
        <w:pStyle w:val="NormalWeb"/>
        <w:numPr>
          <w:ilvl w:val="0"/>
          <w:numId w:val="3"/>
        </w:numPr>
        <w:jc w:val="both"/>
        <w:rPr>
          <w:rFonts w:asciiTheme="minorHAnsi" w:hAnsiTheme="minorHAnsi" w:cstheme="minorHAnsi"/>
        </w:rPr>
      </w:pPr>
      <w:r w:rsidRPr="006B0361">
        <w:rPr>
          <w:rFonts w:asciiTheme="minorHAnsi" w:hAnsiTheme="minorHAnsi" w:cstheme="minorHAnsi"/>
        </w:rPr>
        <w:t xml:space="preserve">The analysis must be performed on the specific OS and/or hardware targeted by the malware. </w:t>
      </w:r>
    </w:p>
    <w:p w14:paraId="5F80EE50" w14:textId="77777777" w:rsidR="00057A1B" w:rsidRPr="006B0361" w:rsidRDefault="00155C46" w:rsidP="005F07EC">
      <w:pPr>
        <w:pStyle w:val="NormalWeb"/>
        <w:spacing w:after="360"/>
        <w:jc w:val="both"/>
        <w:rPr>
          <w:rFonts w:asciiTheme="minorHAnsi" w:hAnsiTheme="minorHAnsi" w:cstheme="minorHAnsi"/>
        </w:rPr>
      </w:pPr>
      <w:r w:rsidRPr="006B0361">
        <w:rPr>
          <w:rFonts w:asciiTheme="minorHAnsi" w:hAnsiTheme="minorHAnsi" w:cstheme="minorHAnsi"/>
        </w:rPr>
        <w:t xml:space="preserve">For these reasons, this project is focused </w:t>
      </w:r>
      <w:proofErr w:type="gramStart"/>
      <w:r w:rsidRPr="006B0361">
        <w:rPr>
          <w:rFonts w:asciiTheme="minorHAnsi" w:hAnsiTheme="minorHAnsi" w:cstheme="minorHAnsi"/>
        </w:rPr>
        <w:t>of</w:t>
      </w:r>
      <w:proofErr w:type="gramEnd"/>
      <w:r w:rsidRPr="006B0361">
        <w:rPr>
          <w:rFonts w:asciiTheme="minorHAnsi" w:hAnsiTheme="minorHAnsi" w:cstheme="minorHAnsi"/>
        </w:rPr>
        <w:t xml:space="preserve"> supplementing </w:t>
      </w:r>
      <w:r w:rsidR="00073E97" w:rsidRPr="006B0361">
        <w:rPr>
          <w:rFonts w:asciiTheme="minorHAnsi" w:hAnsiTheme="minorHAnsi" w:cstheme="minorHAnsi"/>
        </w:rPr>
        <w:t xml:space="preserve">signature </w:t>
      </w:r>
      <w:r w:rsidR="00057A1B" w:rsidRPr="006B0361">
        <w:rPr>
          <w:rFonts w:asciiTheme="minorHAnsi" w:hAnsiTheme="minorHAnsi" w:cstheme="minorHAnsi"/>
        </w:rPr>
        <w:t>matching</w:t>
      </w:r>
      <w:r w:rsidRPr="006B0361">
        <w:rPr>
          <w:rFonts w:asciiTheme="minorHAnsi" w:hAnsiTheme="minorHAnsi" w:cstheme="minorHAnsi"/>
        </w:rPr>
        <w:t xml:space="preserve"> </w:t>
      </w:r>
      <w:r w:rsidR="00E40637" w:rsidRPr="006B0361">
        <w:rPr>
          <w:rFonts w:asciiTheme="minorHAnsi" w:hAnsiTheme="minorHAnsi" w:cstheme="minorHAnsi"/>
        </w:rPr>
        <w:t xml:space="preserve">with </w:t>
      </w:r>
      <w:r w:rsidRPr="006B0361">
        <w:rPr>
          <w:rFonts w:asciiTheme="minorHAnsi" w:hAnsiTheme="minorHAnsi" w:cstheme="minorHAnsi"/>
        </w:rPr>
        <w:t>characteristic based analysis</w:t>
      </w:r>
      <w:r w:rsidR="00057A1B" w:rsidRPr="006B0361">
        <w:rPr>
          <w:rFonts w:asciiTheme="minorHAnsi" w:hAnsiTheme="minorHAnsi" w:cstheme="minorHAnsi"/>
        </w:rPr>
        <w:t>.</w:t>
      </w:r>
    </w:p>
    <w:p w14:paraId="1A3AEEA4" w14:textId="0BC616C5" w:rsidR="008F3F65" w:rsidRPr="008F75D2" w:rsidRDefault="008F3F65" w:rsidP="005F07EC">
      <w:pPr>
        <w:pStyle w:val="Heading2"/>
      </w:pPr>
      <w:bookmarkStart w:id="16" w:name="_Toc140066118"/>
      <w:r>
        <w:t>Industry status for characteristic-based PDF analysis</w:t>
      </w:r>
      <w:bookmarkEnd w:id="16"/>
    </w:p>
    <w:p w14:paraId="133E0654" w14:textId="6B9E5135" w:rsidR="00057A1B" w:rsidRPr="006B0361" w:rsidRDefault="007B5A9F" w:rsidP="005F07EC">
      <w:pPr>
        <w:pStyle w:val="NormalWeb"/>
        <w:spacing w:after="360"/>
        <w:jc w:val="both"/>
        <w:rPr>
          <w:rFonts w:asciiTheme="minorHAnsi" w:hAnsiTheme="minorHAnsi" w:cstheme="minorHAnsi"/>
        </w:rPr>
      </w:pPr>
      <w:r w:rsidRPr="006B0361">
        <w:rPr>
          <w:rFonts w:asciiTheme="minorHAnsi" w:hAnsiTheme="minorHAnsi" w:cstheme="minorHAnsi"/>
        </w:rPr>
        <w:t xml:space="preserve">A lot of advancements have been made on static and characteristic based approach as these techniques </w:t>
      </w:r>
      <w:r w:rsidR="000F4D88" w:rsidRPr="006B0361">
        <w:rPr>
          <w:rFonts w:asciiTheme="minorHAnsi" w:hAnsiTheme="minorHAnsi" w:cstheme="minorHAnsi"/>
        </w:rPr>
        <w:t>act</w:t>
      </w:r>
      <w:r w:rsidRPr="006B0361">
        <w:rPr>
          <w:rFonts w:asciiTheme="minorHAnsi" w:hAnsiTheme="minorHAnsi" w:cstheme="minorHAnsi"/>
        </w:rPr>
        <w:t xml:space="preserve"> even before the PDF is executed, hence it is decent first </w:t>
      </w:r>
      <w:r w:rsidR="006B0361" w:rsidRPr="006B0361">
        <w:rPr>
          <w:rFonts w:asciiTheme="minorHAnsi" w:hAnsiTheme="minorHAnsi" w:cstheme="minorHAnsi"/>
        </w:rPr>
        <w:t>check.</w:t>
      </w:r>
    </w:p>
    <w:p w14:paraId="4949058D" w14:textId="343AA8B0" w:rsidR="00057A1B" w:rsidRPr="006B0361" w:rsidRDefault="00057A1B" w:rsidP="005F07EC">
      <w:pPr>
        <w:pStyle w:val="NormalWeb"/>
        <w:jc w:val="both"/>
        <w:rPr>
          <w:rFonts w:asciiTheme="minorHAnsi" w:hAnsiTheme="minorHAnsi" w:cstheme="minorHAnsi"/>
        </w:rPr>
      </w:pPr>
      <w:proofErr w:type="gramStart"/>
      <w:r w:rsidRPr="006B0361">
        <w:rPr>
          <w:rFonts w:asciiTheme="minorHAnsi" w:hAnsiTheme="minorHAnsi" w:cstheme="minorHAnsi"/>
        </w:rPr>
        <w:lastRenderedPageBreak/>
        <w:t>Majority</w:t>
      </w:r>
      <w:proofErr w:type="gramEnd"/>
      <w:r w:rsidRPr="006B0361">
        <w:rPr>
          <w:rFonts w:asciiTheme="minorHAnsi" w:hAnsiTheme="minorHAnsi" w:cstheme="minorHAnsi"/>
        </w:rPr>
        <w:t xml:space="preserve"> of PDF malware relies on embedded malicious JavaScript code. For this reason, specific features have been exploited to detect evidence of such behavior. The detection approach named </w:t>
      </w:r>
      <w:proofErr w:type="spellStart"/>
      <w:r w:rsidRPr="006B0361">
        <w:rPr>
          <w:rFonts w:asciiTheme="minorHAnsi" w:hAnsiTheme="minorHAnsi" w:cstheme="minorHAnsi"/>
        </w:rPr>
        <w:t>PJScan</w:t>
      </w:r>
      <w:proofErr w:type="spellEnd"/>
      <w:r w:rsidRPr="006B0361">
        <w:rPr>
          <w:rFonts w:asciiTheme="minorHAnsi" w:hAnsiTheme="minorHAnsi" w:cstheme="minorHAnsi"/>
        </w:rPr>
        <w:t xml:space="preserve"> </w:t>
      </w:r>
      <w:sdt>
        <w:sdtPr>
          <w:rPr>
            <w:rFonts w:asciiTheme="minorHAnsi" w:hAnsiTheme="minorHAnsi" w:cstheme="minorHAnsi"/>
          </w:rPr>
          <w:id w:val="805444295"/>
          <w:citation/>
        </w:sdtPr>
        <w:sdtEndPr/>
        <w:sdtContent>
          <w:r w:rsidR="004706EB" w:rsidRPr="006B0361">
            <w:rPr>
              <w:rFonts w:asciiTheme="minorHAnsi" w:hAnsiTheme="minorHAnsi" w:cstheme="minorHAnsi"/>
            </w:rPr>
            <w:fldChar w:fldCharType="begin"/>
          </w:r>
          <w:r w:rsidR="004706EB" w:rsidRPr="006B0361">
            <w:rPr>
              <w:rFonts w:asciiTheme="minorHAnsi" w:hAnsiTheme="minorHAnsi" w:cstheme="minorHAnsi"/>
            </w:rPr>
            <w:instrText xml:space="preserve">CITATION PLa11 \l 1033 </w:instrText>
          </w:r>
          <w:r w:rsidR="004706EB" w:rsidRPr="006B0361">
            <w:rPr>
              <w:rFonts w:asciiTheme="minorHAnsi" w:hAnsiTheme="minorHAnsi" w:cstheme="minorHAnsi"/>
            </w:rPr>
            <w:fldChar w:fldCharType="separate"/>
          </w:r>
          <w:r w:rsidR="00836CD1" w:rsidRPr="00836CD1">
            <w:rPr>
              <w:rFonts w:asciiTheme="minorHAnsi" w:hAnsiTheme="minorHAnsi" w:cstheme="minorHAnsi"/>
              <w:noProof/>
            </w:rPr>
            <w:t>(Srndic, 2011)</w:t>
          </w:r>
          <w:r w:rsidR="004706EB" w:rsidRPr="006B0361">
            <w:rPr>
              <w:rFonts w:asciiTheme="minorHAnsi" w:hAnsiTheme="minorHAnsi" w:cstheme="minorHAnsi"/>
            </w:rPr>
            <w:fldChar w:fldCharType="end"/>
          </w:r>
        </w:sdtContent>
      </w:sdt>
      <w:r w:rsidRPr="006B0361">
        <w:rPr>
          <w:rFonts w:asciiTheme="minorHAnsi" w:hAnsiTheme="minorHAnsi" w:cstheme="minorHAnsi"/>
        </w:rPr>
        <w:t xml:space="preserve">aims to detect the presence of malicious (obfuscated) JavaScript code by considering </w:t>
      </w:r>
      <w:r w:rsidR="004706EB" w:rsidRPr="006B0361">
        <w:rPr>
          <w:rFonts w:asciiTheme="minorHAnsi" w:hAnsiTheme="minorHAnsi" w:cstheme="minorHAnsi"/>
        </w:rPr>
        <w:t>occurrences</w:t>
      </w:r>
      <w:r w:rsidRPr="006B0361">
        <w:rPr>
          <w:rFonts w:asciiTheme="minorHAnsi" w:hAnsiTheme="minorHAnsi" w:cstheme="minorHAnsi"/>
        </w:rPr>
        <w:t xml:space="preserve"> of suspicious API calls like eval or replace, and of string-chaining operators like +, among others. Lux0R [</w:t>
      </w:r>
      <w:sdt>
        <w:sdtPr>
          <w:rPr>
            <w:rFonts w:asciiTheme="minorHAnsi" w:hAnsiTheme="minorHAnsi" w:cstheme="minorHAnsi"/>
          </w:rPr>
          <w:id w:val="293328464"/>
          <w:citation/>
        </w:sdtPr>
        <w:sdtEndPr/>
        <w:sdtContent>
          <w:r w:rsidR="004706EB" w:rsidRPr="006B0361">
            <w:rPr>
              <w:rFonts w:asciiTheme="minorHAnsi" w:hAnsiTheme="minorHAnsi" w:cstheme="minorHAnsi"/>
            </w:rPr>
            <w:fldChar w:fldCharType="begin"/>
          </w:r>
          <w:r w:rsidR="004706EB" w:rsidRPr="006B0361">
            <w:rPr>
              <w:rFonts w:asciiTheme="minorHAnsi" w:hAnsiTheme="minorHAnsi" w:cstheme="minorHAnsi"/>
            </w:rPr>
            <w:instrText xml:space="preserve"> CITATION ICo14 \l 1033 </w:instrText>
          </w:r>
          <w:r w:rsidR="004706EB" w:rsidRPr="006B0361">
            <w:rPr>
              <w:rFonts w:asciiTheme="minorHAnsi" w:hAnsiTheme="minorHAnsi" w:cstheme="minorHAnsi"/>
            </w:rPr>
            <w:fldChar w:fldCharType="separate"/>
          </w:r>
          <w:r w:rsidR="00836CD1">
            <w:rPr>
              <w:rFonts w:asciiTheme="minorHAnsi" w:hAnsiTheme="minorHAnsi" w:cstheme="minorHAnsi"/>
              <w:noProof/>
            </w:rPr>
            <w:t xml:space="preserve"> </w:t>
          </w:r>
          <w:r w:rsidR="00836CD1" w:rsidRPr="00836CD1">
            <w:rPr>
              <w:rFonts w:asciiTheme="minorHAnsi" w:hAnsiTheme="minorHAnsi" w:cstheme="minorHAnsi"/>
              <w:noProof/>
            </w:rPr>
            <w:t>(I. Corona, 2014)</w:t>
          </w:r>
          <w:r w:rsidR="004706EB" w:rsidRPr="006B0361">
            <w:rPr>
              <w:rFonts w:asciiTheme="minorHAnsi" w:hAnsiTheme="minorHAnsi" w:cstheme="minorHAnsi"/>
            </w:rPr>
            <w:fldChar w:fldCharType="end"/>
          </w:r>
        </w:sdtContent>
      </w:sdt>
      <w:r w:rsidR="004706EB" w:rsidRPr="006B0361">
        <w:rPr>
          <w:rFonts w:asciiTheme="minorHAnsi" w:hAnsiTheme="minorHAnsi" w:cstheme="minorHAnsi"/>
        </w:rPr>
        <w:t xml:space="preserve"> </w:t>
      </w:r>
      <w:r w:rsidRPr="006B0361">
        <w:rPr>
          <w:rFonts w:asciiTheme="minorHAnsi" w:hAnsiTheme="minorHAnsi" w:cstheme="minorHAnsi"/>
        </w:rPr>
        <w:t xml:space="preserve">leverages code instrumentation to detect the presence of API calls in JavaScript code that are specifically used for PDF-related operations. </w:t>
      </w:r>
      <w:proofErr w:type="spellStart"/>
      <w:r w:rsidRPr="006B0361">
        <w:rPr>
          <w:rFonts w:asciiTheme="minorHAnsi" w:hAnsiTheme="minorHAnsi" w:cstheme="minorHAnsi"/>
        </w:rPr>
        <w:t>Wepawet</w:t>
      </w:r>
      <w:proofErr w:type="spellEnd"/>
      <w:r w:rsidRPr="006B0361">
        <w:rPr>
          <w:rFonts w:asciiTheme="minorHAnsi" w:hAnsiTheme="minorHAnsi" w:cstheme="minorHAnsi"/>
        </w:rPr>
        <w:t xml:space="preserve"> dynamically executes the embedded JavaScript code using </w:t>
      </w:r>
      <w:proofErr w:type="spellStart"/>
      <w:r w:rsidRPr="006B0361">
        <w:rPr>
          <w:rFonts w:asciiTheme="minorHAnsi" w:hAnsiTheme="minorHAnsi" w:cstheme="minorHAnsi"/>
        </w:rPr>
        <w:t>JSand</w:t>
      </w:r>
      <w:proofErr w:type="spellEnd"/>
      <w:r w:rsidRPr="006B0361">
        <w:rPr>
          <w:rFonts w:asciiTheme="minorHAnsi" w:hAnsiTheme="minorHAnsi" w:cstheme="minorHAnsi"/>
        </w:rPr>
        <w:t xml:space="preserve">, and then extracts features mostly related to method calls and shellcode memory allocation. </w:t>
      </w:r>
    </w:p>
    <w:p w14:paraId="2F02B1AD" w14:textId="01451670" w:rsidR="004706EB" w:rsidRPr="006B0361" w:rsidRDefault="004706EB" w:rsidP="005F07EC">
      <w:pPr>
        <w:pStyle w:val="NormalWeb"/>
        <w:jc w:val="both"/>
        <w:rPr>
          <w:rFonts w:asciiTheme="minorHAnsi" w:hAnsiTheme="minorHAnsi" w:cstheme="minorHAnsi"/>
          <w:shd w:val="clear" w:color="auto" w:fill="FFFFFF"/>
        </w:rPr>
      </w:pPr>
      <w:r w:rsidRPr="006B0361">
        <w:rPr>
          <w:rFonts w:asciiTheme="minorHAnsi" w:hAnsiTheme="minorHAnsi" w:cstheme="minorHAnsi"/>
          <w:shd w:val="clear" w:color="auto" w:fill="FFFFFF"/>
        </w:rPr>
        <w:t xml:space="preserve">Analyzing the PDF file reveals that executables can be stored as an </w:t>
      </w:r>
      <w:proofErr w:type="spellStart"/>
      <w:r w:rsidRPr="006B0361">
        <w:rPr>
          <w:rFonts w:asciiTheme="minorHAnsi" w:hAnsiTheme="minorHAnsi" w:cstheme="minorHAnsi"/>
          <w:shd w:val="clear" w:color="auto" w:fill="FFFFFF"/>
        </w:rPr>
        <w:t>EmbeddedFile</w:t>
      </w:r>
      <w:proofErr w:type="spellEnd"/>
      <w:r w:rsidRPr="006B0361">
        <w:rPr>
          <w:rFonts w:asciiTheme="minorHAnsi" w:hAnsiTheme="minorHAnsi" w:cstheme="minorHAnsi"/>
          <w:shd w:val="clear" w:color="auto" w:fill="FFFFFF"/>
        </w:rPr>
        <w:t xml:space="preserve"> object. Investigators can quickly summarize the most important properties of a PDF document using Didier Stevens</w:t>
      </w:r>
      <w:r w:rsidR="00A86A60" w:rsidRPr="006B0361">
        <w:rPr>
          <w:rFonts w:asciiTheme="minorHAnsi" w:hAnsiTheme="minorHAnsi" w:cstheme="minorHAnsi"/>
          <w:shd w:val="clear" w:color="auto" w:fill="FFFFFF"/>
        </w:rPr>
        <w:t xml:space="preserve"> </w:t>
      </w:r>
      <w:proofErr w:type="spellStart"/>
      <w:r w:rsidR="00A86A60" w:rsidRPr="006B0361">
        <w:rPr>
          <w:rFonts w:asciiTheme="minorHAnsi" w:hAnsiTheme="minorHAnsi" w:cstheme="minorHAnsi"/>
          <w:shd w:val="clear" w:color="auto" w:fill="FFFFFF"/>
        </w:rPr>
        <w:t>P</w:t>
      </w:r>
      <w:r w:rsidR="006B0361">
        <w:rPr>
          <w:rFonts w:asciiTheme="minorHAnsi" w:hAnsiTheme="minorHAnsi" w:cstheme="minorHAnsi"/>
          <w:shd w:val="clear" w:color="auto" w:fill="FFFFFF"/>
        </w:rPr>
        <w:t>DFiD</w:t>
      </w:r>
      <w:proofErr w:type="spellEnd"/>
      <w:r w:rsidR="00A86A60" w:rsidRPr="006B0361">
        <w:rPr>
          <w:rFonts w:asciiTheme="minorHAnsi" w:hAnsiTheme="minorHAnsi" w:cstheme="minorHAnsi"/>
          <w:shd w:val="clear" w:color="auto" w:fill="FFFFFF"/>
        </w:rPr>
        <w:t>. In a recent attack,</w:t>
      </w:r>
      <w:sdt>
        <w:sdtPr>
          <w:rPr>
            <w:rFonts w:asciiTheme="minorHAnsi" w:hAnsiTheme="minorHAnsi" w:cstheme="minorHAnsi"/>
            <w:shd w:val="clear" w:color="auto" w:fill="FFFFFF"/>
          </w:rPr>
          <w:id w:val="306675731"/>
          <w:citation/>
        </w:sdtPr>
        <w:sdtEndPr/>
        <w:sdtContent>
          <w:r w:rsidR="00A86A60" w:rsidRPr="006B0361">
            <w:rPr>
              <w:rFonts w:asciiTheme="minorHAnsi" w:hAnsiTheme="minorHAnsi" w:cstheme="minorHAnsi"/>
              <w:shd w:val="clear" w:color="auto" w:fill="FFFFFF"/>
            </w:rPr>
            <w:fldChar w:fldCharType="begin"/>
          </w:r>
          <w:r w:rsidR="00A86A60" w:rsidRPr="006B0361">
            <w:rPr>
              <w:rFonts w:asciiTheme="minorHAnsi" w:hAnsiTheme="minorHAnsi" w:cstheme="minorHAnsi"/>
              <w:shd w:val="clear" w:color="auto" w:fill="FFFFFF"/>
            </w:rPr>
            <w:instrText xml:space="preserve"> CITATION Pat22 \l 1033 </w:instrText>
          </w:r>
          <w:r w:rsidR="00A86A60" w:rsidRPr="006B0361">
            <w:rPr>
              <w:rFonts w:asciiTheme="minorHAnsi" w:hAnsiTheme="minorHAnsi" w:cstheme="minorHAnsi"/>
              <w:shd w:val="clear" w:color="auto" w:fill="FFFFFF"/>
            </w:rPr>
            <w:fldChar w:fldCharType="separate"/>
          </w:r>
          <w:r w:rsidR="00836CD1">
            <w:rPr>
              <w:rFonts w:asciiTheme="minorHAnsi" w:hAnsiTheme="minorHAnsi" w:cstheme="minorHAnsi"/>
              <w:noProof/>
              <w:shd w:val="clear" w:color="auto" w:fill="FFFFFF"/>
            </w:rPr>
            <w:t xml:space="preserve"> </w:t>
          </w:r>
          <w:r w:rsidR="00836CD1" w:rsidRPr="00836CD1">
            <w:rPr>
              <w:rFonts w:asciiTheme="minorHAnsi" w:hAnsiTheme="minorHAnsi" w:cstheme="minorHAnsi"/>
              <w:noProof/>
              <w:shd w:val="clear" w:color="auto" w:fill="FFFFFF"/>
            </w:rPr>
            <w:t>(Schläpfer, 2022)</w:t>
          </w:r>
          <w:r w:rsidR="00A86A60" w:rsidRPr="006B0361">
            <w:rPr>
              <w:rFonts w:asciiTheme="minorHAnsi" w:hAnsiTheme="minorHAnsi" w:cstheme="minorHAnsi"/>
              <w:shd w:val="clear" w:color="auto" w:fill="FFFFFF"/>
            </w:rPr>
            <w:fldChar w:fldCharType="end"/>
          </w:r>
        </w:sdtContent>
      </w:sdt>
      <w:r w:rsidR="00A86A60" w:rsidRPr="006B0361">
        <w:rPr>
          <w:rFonts w:asciiTheme="minorHAnsi" w:hAnsiTheme="minorHAnsi" w:cstheme="minorHAnsi"/>
          <w:shd w:val="clear" w:color="auto" w:fill="FFFFFF"/>
        </w:rPr>
        <w:t xml:space="preserve"> a PDF included a malicious </w:t>
      </w:r>
      <w:proofErr w:type="spellStart"/>
      <w:r w:rsidR="00A86A60" w:rsidRPr="006B0361">
        <w:rPr>
          <w:rFonts w:asciiTheme="minorHAnsi" w:hAnsiTheme="minorHAnsi" w:cstheme="minorHAnsi"/>
          <w:shd w:val="clear" w:color="auto" w:fill="FFFFFF"/>
        </w:rPr>
        <w:t>url</w:t>
      </w:r>
      <w:proofErr w:type="spellEnd"/>
      <w:r w:rsidR="00A86A60" w:rsidRPr="006B0361">
        <w:rPr>
          <w:rFonts w:asciiTheme="minorHAnsi" w:hAnsiTheme="minorHAnsi" w:cstheme="minorHAnsi"/>
          <w:shd w:val="clear" w:color="auto" w:fill="FFFFFF"/>
        </w:rPr>
        <w:t xml:space="preserve"> stored in a docx file embedded in the pdf. The malicious PDF was quickly intercepted by HP Sure Click which ran the file in an isolated micro virtual machine, preventing their system from being infected. Further static analysis was carried out with </w:t>
      </w:r>
      <w:proofErr w:type="spellStart"/>
      <w:r w:rsidR="006B0361">
        <w:rPr>
          <w:rFonts w:asciiTheme="minorHAnsi" w:hAnsiTheme="minorHAnsi" w:cstheme="minorHAnsi"/>
          <w:shd w:val="clear" w:color="auto" w:fill="FFFFFF"/>
        </w:rPr>
        <w:t>PDFiD</w:t>
      </w:r>
      <w:proofErr w:type="spellEnd"/>
      <w:r w:rsidR="00A86A60" w:rsidRPr="006B0361">
        <w:rPr>
          <w:rFonts w:asciiTheme="minorHAnsi" w:hAnsiTheme="minorHAnsi" w:cstheme="minorHAnsi"/>
          <w:shd w:val="clear" w:color="auto" w:fill="FFFFFF"/>
        </w:rPr>
        <w:t xml:space="preserve"> and pdf-parser.</w:t>
      </w:r>
    </w:p>
    <w:p w14:paraId="6C9F449D" w14:textId="16ACC086" w:rsidR="007B5A9F" w:rsidRPr="006B0361" w:rsidRDefault="007B5A9F" w:rsidP="005F07EC">
      <w:pPr>
        <w:pStyle w:val="NormalWeb"/>
        <w:jc w:val="both"/>
        <w:rPr>
          <w:rFonts w:asciiTheme="minorHAnsi" w:hAnsiTheme="minorHAnsi" w:cstheme="minorHAnsi"/>
        </w:rPr>
      </w:pPr>
      <w:r w:rsidRPr="006B0361">
        <w:rPr>
          <w:rFonts w:asciiTheme="minorHAnsi" w:hAnsiTheme="minorHAnsi" w:cstheme="minorHAnsi"/>
        </w:rPr>
        <w:t xml:space="preserve">Slayer relies on </w:t>
      </w:r>
      <w:proofErr w:type="spellStart"/>
      <w:r w:rsidRPr="006B0361">
        <w:rPr>
          <w:rFonts w:asciiTheme="minorHAnsi" w:hAnsiTheme="minorHAnsi" w:cstheme="minorHAnsi"/>
        </w:rPr>
        <w:t>P</w:t>
      </w:r>
      <w:r w:rsidR="006B0361">
        <w:rPr>
          <w:rFonts w:asciiTheme="minorHAnsi" w:hAnsiTheme="minorHAnsi" w:cstheme="minorHAnsi"/>
        </w:rPr>
        <w:t>DF</w:t>
      </w:r>
      <w:r w:rsidRPr="006B0361">
        <w:rPr>
          <w:rFonts w:asciiTheme="minorHAnsi" w:hAnsiTheme="minorHAnsi" w:cstheme="minorHAnsi"/>
        </w:rPr>
        <w:t>iD</w:t>
      </w:r>
      <w:proofErr w:type="spellEnd"/>
      <w:r w:rsidRPr="006B0361">
        <w:rPr>
          <w:rFonts w:asciiTheme="minorHAnsi" w:hAnsiTheme="minorHAnsi" w:cstheme="minorHAnsi"/>
        </w:rPr>
        <w:t xml:space="preserve">, the updated version (Slayer NEO) </w:t>
      </w:r>
      <w:sdt>
        <w:sdtPr>
          <w:rPr>
            <w:rFonts w:asciiTheme="minorHAnsi" w:hAnsiTheme="minorHAnsi" w:cstheme="minorHAnsi"/>
          </w:rPr>
          <w:id w:val="-1418791045"/>
          <w:citation/>
        </w:sdtPr>
        <w:sdtEndPr/>
        <w:sdtContent>
          <w:r w:rsidRPr="006B0361">
            <w:rPr>
              <w:rFonts w:asciiTheme="minorHAnsi" w:hAnsiTheme="minorHAnsi" w:cstheme="minorHAnsi"/>
            </w:rPr>
            <w:fldChar w:fldCharType="begin"/>
          </w:r>
          <w:r w:rsidRPr="006B0361">
            <w:rPr>
              <w:rFonts w:asciiTheme="minorHAnsi" w:hAnsiTheme="minorHAnsi" w:cstheme="minorHAnsi"/>
            </w:rPr>
            <w:instrText xml:space="preserve"> CITATION DMa15 \l 1033 </w:instrText>
          </w:r>
          <w:r w:rsidRPr="006B0361">
            <w:rPr>
              <w:rFonts w:asciiTheme="minorHAnsi" w:hAnsiTheme="minorHAnsi" w:cstheme="minorHAnsi"/>
            </w:rPr>
            <w:fldChar w:fldCharType="separate"/>
          </w:r>
          <w:r w:rsidR="00836CD1" w:rsidRPr="00836CD1">
            <w:rPr>
              <w:rFonts w:asciiTheme="minorHAnsi" w:hAnsiTheme="minorHAnsi" w:cstheme="minorHAnsi"/>
              <w:noProof/>
            </w:rPr>
            <w:t>(D. Maiorca, 2015)</w:t>
          </w:r>
          <w:r w:rsidRPr="006B0361">
            <w:rPr>
              <w:rFonts w:asciiTheme="minorHAnsi" w:hAnsiTheme="minorHAnsi" w:cstheme="minorHAnsi"/>
            </w:rPr>
            <w:fldChar w:fldCharType="end"/>
          </w:r>
        </w:sdtContent>
      </w:sdt>
      <w:r w:rsidRPr="006B0361">
        <w:rPr>
          <w:rFonts w:asciiTheme="minorHAnsi" w:hAnsiTheme="minorHAnsi" w:cstheme="minorHAnsi"/>
        </w:rPr>
        <w:t xml:space="preserve">employs </w:t>
      </w:r>
      <w:proofErr w:type="spellStart"/>
      <w:r w:rsidRPr="006B0361">
        <w:rPr>
          <w:rFonts w:asciiTheme="minorHAnsi" w:hAnsiTheme="minorHAnsi" w:cstheme="minorHAnsi"/>
        </w:rPr>
        <w:t>PeePDF</w:t>
      </w:r>
      <w:proofErr w:type="spellEnd"/>
      <w:r w:rsidRPr="006B0361">
        <w:rPr>
          <w:rFonts w:asciiTheme="minorHAnsi" w:hAnsiTheme="minorHAnsi" w:cstheme="minorHAnsi"/>
        </w:rPr>
        <w:t xml:space="preserve"> for a more in-depth examination of embedded files, multiple versions, and streamed objects, and Origami for file structure and content integrity checks. These analyses are valuable for detecting PDF malware concealed by clever embedding techniques, as well as anomalous or corrupted files.</w:t>
      </w:r>
    </w:p>
    <w:p w14:paraId="5B41AC8D" w14:textId="3C5B8227" w:rsidR="00057A1B" w:rsidRPr="006B0361" w:rsidRDefault="007B5A9F" w:rsidP="005F07EC">
      <w:pPr>
        <w:pStyle w:val="NormalWeb"/>
        <w:jc w:val="both"/>
        <w:rPr>
          <w:rFonts w:asciiTheme="minorHAnsi" w:hAnsiTheme="minorHAnsi" w:cstheme="minorHAnsi"/>
        </w:rPr>
      </w:pPr>
      <w:r w:rsidRPr="006B0361">
        <w:rPr>
          <w:rFonts w:asciiTheme="minorHAnsi" w:hAnsiTheme="minorHAnsi" w:cstheme="minorHAnsi"/>
        </w:rPr>
        <w:t xml:space="preserve">Library-based parsing is dependent on specific PDF libraries, which are also supported by open-source PDF readers. </w:t>
      </w:r>
      <w:proofErr w:type="spellStart"/>
      <w:r w:rsidRPr="006B0361">
        <w:rPr>
          <w:rFonts w:asciiTheme="minorHAnsi" w:hAnsiTheme="minorHAnsi" w:cstheme="minorHAnsi"/>
        </w:rPr>
        <w:t>Poppler</w:t>
      </w:r>
      <w:proofErr w:type="spellEnd"/>
      <w:r w:rsidRPr="006B0361">
        <w:rPr>
          <w:rFonts w:asciiTheme="minorHAnsi" w:hAnsiTheme="minorHAnsi" w:cstheme="minorHAnsi"/>
        </w:rPr>
        <w:t>, a comprehensive PDF library used by the famous open-source reader XPDF, is the most well-known example.</w:t>
      </w:r>
    </w:p>
    <w:p w14:paraId="4F0D9BDC" w14:textId="41E9AB40" w:rsidR="00155C46" w:rsidRPr="006B0361" w:rsidRDefault="00155C46" w:rsidP="005F07EC">
      <w:pPr>
        <w:pStyle w:val="NormalWeb"/>
        <w:spacing w:after="360"/>
        <w:jc w:val="both"/>
        <w:rPr>
          <w:rFonts w:asciiTheme="minorHAnsi" w:hAnsiTheme="minorHAnsi" w:cstheme="minorHAnsi"/>
        </w:rPr>
      </w:pPr>
      <w:r w:rsidRPr="006B0361">
        <w:rPr>
          <w:rFonts w:asciiTheme="minorHAnsi" w:hAnsiTheme="minorHAnsi" w:cstheme="minorHAnsi"/>
        </w:rPr>
        <w:t>The open-source pattern matching program YARA (Yet Another Recursive Acronym) is largely used in malware research and detection. It enables analysts to develop and implement bespoke rules or patterns for identifying and categorizing files or data based on certain traits or indicators.</w:t>
      </w:r>
    </w:p>
    <w:p w14:paraId="33C32C44" w14:textId="77777777" w:rsidR="000F4D88" w:rsidRDefault="00155C46" w:rsidP="005F07EC">
      <w:pPr>
        <w:pStyle w:val="NormalWeb"/>
        <w:spacing w:before="0" w:beforeAutospacing="0" w:after="360" w:afterAutospacing="0"/>
        <w:jc w:val="both"/>
        <w:rPr>
          <w:rFonts w:asciiTheme="minorHAnsi" w:hAnsiTheme="minorHAnsi" w:cstheme="minorHAnsi"/>
        </w:rPr>
      </w:pPr>
      <w:r w:rsidRPr="006B0361">
        <w:rPr>
          <w:rFonts w:asciiTheme="minorHAnsi" w:hAnsiTheme="minorHAnsi" w:cstheme="minorHAnsi"/>
        </w:rPr>
        <w:t>The patterns to be matched are defined by a series of strings, regular expressions, and conditionals in YARA rules. File names, sizes, hashes, texts, entropy values, or specific byte sequences can all be used to generate rules. Furthermore, YARA supports the use of metadata and tags to offer context or information about the matched samples. YARA is designed to efficiently handle large datasets. It uses optimized algorithms for pattern matching and can process files in parallel, making it suitable for scanning repositories.</w:t>
      </w:r>
    </w:p>
    <w:p w14:paraId="28100B19" w14:textId="504427F5" w:rsidR="008F3F65" w:rsidRPr="008F75D2" w:rsidRDefault="008F3F65" w:rsidP="005F07EC">
      <w:pPr>
        <w:pStyle w:val="Heading2"/>
      </w:pPr>
      <w:bookmarkStart w:id="17" w:name="_Toc140066119"/>
      <w:r>
        <w:t xml:space="preserve">Signature based malware </w:t>
      </w:r>
      <w:bookmarkEnd w:id="17"/>
      <w:r w:rsidR="009E0EEB">
        <w:t>solutions.</w:t>
      </w:r>
    </w:p>
    <w:p w14:paraId="7C37DAD9" w14:textId="6F9FA4AE" w:rsidR="000F4D88"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Malware detection commonly uses a </w:t>
      </w:r>
      <w:r w:rsidR="00073E97" w:rsidRPr="006B0361">
        <w:rPr>
          <w:rFonts w:asciiTheme="minorHAnsi" w:hAnsiTheme="minorHAnsi" w:cstheme="minorHAnsi"/>
        </w:rPr>
        <w:t>signature-based</w:t>
      </w:r>
      <w:r w:rsidRPr="006B0361">
        <w:rPr>
          <w:rFonts w:asciiTheme="minorHAnsi" w:hAnsiTheme="minorHAnsi" w:cstheme="minorHAnsi"/>
        </w:rPr>
        <w:t xml:space="preserve"> approach: known malware is described by purely syntactic characteristics mostly bit strings or simple patterns defined by regular expressions which are stored in a signature database. This project focuses on Static Analysis as it is still a primary form of malware detection, thousands of enterprises also do not have the resources to invest in a robust dynamic analysis framework as it requires ever changing machine learning and trained models which in turn lead high computational overhead. </w:t>
      </w:r>
      <w:r w:rsidR="00E40637" w:rsidRPr="006B0361">
        <w:rPr>
          <w:rFonts w:asciiTheme="minorHAnsi" w:hAnsiTheme="minorHAnsi" w:cstheme="minorHAnsi"/>
        </w:rPr>
        <w:t>However, the</w:t>
      </w:r>
      <w:r w:rsidRPr="006B0361">
        <w:rPr>
          <w:rFonts w:asciiTheme="minorHAnsi" w:hAnsiTheme="minorHAnsi" w:cstheme="minorHAnsi"/>
        </w:rPr>
        <w:t xml:space="preserve"> fact </w:t>
      </w:r>
      <w:r w:rsidRPr="006B0361">
        <w:rPr>
          <w:rFonts w:asciiTheme="minorHAnsi" w:hAnsiTheme="minorHAnsi" w:cstheme="minorHAnsi"/>
        </w:rPr>
        <w:lastRenderedPageBreak/>
        <w:t xml:space="preserve">that you have a dynamic analysis implementation in place </w:t>
      </w:r>
      <w:r w:rsidR="00E40637" w:rsidRPr="006B0361">
        <w:rPr>
          <w:rFonts w:asciiTheme="minorHAnsi" w:hAnsiTheme="minorHAnsi" w:cstheme="minorHAnsi"/>
        </w:rPr>
        <w:t xml:space="preserve">does </w:t>
      </w:r>
      <w:r w:rsidRPr="006B0361">
        <w:rPr>
          <w:rFonts w:asciiTheme="minorHAnsi" w:hAnsiTheme="minorHAnsi" w:cstheme="minorHAnsi"/>
        </w:rPr>
        <w:t xml:space="preserve">not guarantee protection from </w:t>
      </w:r>
      <w:r w:rsidR="007B5867" w:rsidRPr="006B0361">
        <w:rPr>
          <w:rFonts w:asciiTheme="minorHAnsi" w:hAnsiTheme="minorHAnsi" w:cstheme="minorHAnsi"/>
        </w:rPr>
        <w:t>zero-day</w:t>
      </w:r>
      <w:r w:rsidRPr="006B0361">
        <w:rPr>
          <w:rFonts w:asciiTheme="minorHAnsi" w:hAnsiTheme="minorHAnsi" w:cstheme="minorHAnsi"/>
        </w:rPr>
        <w:t xml:space="preserve"> malware, hence companies invest more in </w:t>
      </w:r>
      <w:r w:rsidR="00073E97" w:rsidRPr="006B0361">
        <w:rPr>
          <w:rFonts w:asciiTheme="minorHAnsi" w:hAnsiTheme="minorHAnsi" w:cstheme="minorHAnsi"/>
        </w:rPr>
        <w:t>signature-based</w:t>
      </w:r>
      <w:r w:rsidRPr="006B0361">
        <w:rPr>
          <w:rFonts w:asciiTheme="minorHAnsi" w:hAnsiTheme="minorHAnsi" w:cstheme="minorHAnsi"/>
        </w:rPr>
        <w:t xml:space="preserve"> solutions which </w:t>
      </w:r>
      <w:proofErr w:type="gramStart"/>
      <w:r w:rsidRPr="006B0361">
        <w:rPr>
          <w:rFonts w:asciiTheme="minorHAnsi" w:hAnsiTheme="minorHAnsi" w:cstheme="minorHAnsi"/>
        </w:rPr>
        <w:t>is</w:t>
      </w:r>
      <w:proofErr w:type="gramEnd"/>
      <w:r w:rsidRPr="006B0361">
        <w:rPr>
          <w:rFonts w:asciiTheme="minorHAnsi" w:hAnsiTheme="minorHAnsi" w:cstheme="minorHAnsi"/>
        </w:rPr>
        <w:t xml:space="preserve"> affordable and for the most part gets the job done. Signature-based detection has several shortcomings: Firstly, </w:t>
      </w:r>
      <w:r w:rsidR="007B5867" w:rsidRPr="006B0361">
        <w:rPr>
          <w:rFonts w:asciiTheme="minorHAnsi" w:hAnsiTheme="minorHAnsi" w:cstheme="minorHAnsi"/>
        </w:rPr>
        <w:t xml:space="preserve">weak detection of </w:t>
      </w:r>
      <w:r w:rsidRPr="006B0361">
        <w:rPr>
          <w:rFonts w:asciiTheme="minorHAnsi" w:hAnsiTheme="minorHAnsi" w:cstheme="minorHAnsi"/>
        </w:rPr>
        <w:t>obfuscation</w:t>
      </w:r>
      <w:r w:rsidR="007B5867" w:rsidRPr="006B0361">
        <w:rPr>
          <w:rFonts w:asciiTheme="minorHAnsi" w:hAnsiTheme="minorHAnsi" w:cstheme="minorHAnsi"/>
        </w:rPr>
        <w:t xml:space="preserve">, </w:t>
      </w:r>
      <w:r w:rsidR="00073E97" w:rsidRPr="006B0361">
        <w:rPr>
          <w:rFonts w:asciiTheme="minorHAnsi" w:hAnsiTheme="minorHAnsi" w:cstheme="minorHAnsi"/>
        </w:rPr>
        <w:t>secondly</w:t>
      </w:r>
      <w:r w:rsidR="007B5867" w:rsidRPr="006B0361">
        <w:rPr>
          <w:rFonts w:asciiTheme="minorHAnsi" w:hAnsiTheme="minorHAnsi" w:cstheme="minorHAnsi"/>
        </w:rPr>
        <w:t xml:space="preserve"> a malware signature only detects known malware, hence </w:t>
      </w:r>
      <w:r w:rsidR="00073E97" w:rsidRPr="006B0361">
        <w:rPr>
          <w:rFonts w:asciiTheme="minorHAnsi" w:hAnsiTheme="minorHAnsi" w:cstheme="minorHAnsi"/>
        </w:rPr>
        <w:t>zero-day threats will go undetected</w:t>
      </w:r>
      <w:r w:rsidRPr="006B0361">
        <w:rPr>
          <w:rFonts w:asciiTheme="minorHAnsi" w:hAnsiTheme="minorHAnsi" w:cstheme="minorHAnsi"/>
        </w:rPr>
        <w:t>.</w:t>
      </w:r>
      <w:r w:rsidR="00073E97" w:rsidRPr="006B0361">
        <w:rPr>
          <w:rFonts w:asciiTheme="minorHAnsi" w:hAnsiTheme="minorHAnsi" w:cstheme="minorHAnsi"/>
        </w:rPr>
        <w:t xml:space="preserve"> Regardless of these setbacks, signature-based malware detection is ideal for certain cases,</w:t>
      </w:r>
      <w:r w:rsidR="000F4D88">
        <w:rPr>
          <w:rFonts w:asciiTheme="minorHAnsi" w:hAnsiTheme="minorHAnsi" w:cstheme="minorHAnsi"/>
        </w:rPr>
        <w:t xml:space="preserve"> where access to PDF is crucial,</w:t>
      </w:r>
      <w:r w:rsidR="00073E97" w:rsidRPr="006B0361">
        <w:rPr>
          <w:rFonts w:asciiTheme="minorHAnsi" w:hAnsiTheme="minorHAnsi" w:cstheme="minorHAnsi"/>
        </w:rPr>
        <w:t xml:space="preserve"> hence this project </w:t>
      </w:r>
      <w:proofErr w:type="gramStart"/>
      <w:r w:rsidR="00073E97" w:rsidRPr="006B0361">
        <w:rPr>
          <w:rFonts w:asciiTheme="minorHAnsi" w:hAnsiTheme="minorHAnsi" w:cstheme="minorHAnsi"/>
        </w:rPr>
        <w:t>focus</w:t>
      </w:r>
      <w:proofErr w:type="gramEnd"/>
      <w:r w:rsidR="00073E97" w:rsidRPr="006B0361">
        <w:rPr>
          <w:rFonts w:asciiTheme="minorHAnsi" w:hAnsiTheme="minorHAnsi" w:cstheme="minorHAnsi"/>
        </w:rPr>
        <w:t xml:space="preserve"> on reinforcing the signature-based method with </w:t>
      </w:r>
      <w:r w:rsidR="000F4D88" w:rsidRPr="006B0361">
        <w:rPr>
          <w:rFonts w:asciiTheme="minorHAnsi" w:hAnsiTheme="minorHAnsi" w:cstheme="minorHAnsi"/>
        </w:rPr>
        <w:t>condition-based</w:t>
      </w:r>
      <w:r w:rsidR="00073E97" w:rsidRPr="006B0361">
        <w:rPr>
          <w:rFonts w:asciiTheme="minorHAnsi" w:hAnsiTheme="minorHAnsi" w:cstheme="minorHAnsi"/>
        </w:rPr>
        <w:t xml:space="preserve"> technique for analyzing PDF.</w:t>
      </w:r>
    </w:p>
    <w:p w14:paraId="281E6F0D" w14:textId="0E1F0EEA" w:rsidR="000F4D88" w:rsidRPr="000F4D88" w:rsidRDefault="008F3F65" w:rsidP="005F07EC">
      <w:pPr>
        <w:pStyle w:val="Heading2"/>
      </w:pPr>
      <w:bookmarkStart w:id="18" w:name="_Toc140066120"/>
      <w:r>
        <w:t>Conclusion of Literature Review</w:t>
      </w:r>
      <w:bookmarkEnd w:id="18"/>
    </w:p>
    <w:p w14:paraId="6FAF7652" w14:textId="1351C881" w:rsidR="00155C46" w:rsidRPr="006B0361" w:rsidRDefault="00155C46" w:rsidP="005F07EC">
      <w:pPr>
        <w:pStyle w:val="NormalWeb"/>
        <w:jc w:val="both"/>
        <w:rPr>
          <w:rFonts w:asciiTheme="minorHAnsi" w:hAnsiTheme="minorHAnsi" w:cstheme="minorHAnsi"/>
        </w:rPr>
      </w:pPr>
      <w:r w:rsidRPr="006B0361">
        <w:rPr>
          <w:rFonts w:asciiTheme="minorHAnsi" w:hAnsiTheme="minorHAnsi" w:cstheme="minorHAnsi"/>
        </w:rPr>
        <w:t>In this project, focuses on improving the static analysis of malware in PDF. We employ the use of a broad signature-based tool</w:t>
      </w:r>
      <w:r w:rsidR="000F4D88">
        <w:rPr>
          <w:rFonts w:asciiTheme="minorHAnsi" w:hAnsiTheme="minorHAnsi" w:cstheme="minorHAnsi"/>
        </w:rPr>
        <w:t xml:space="preserve"> </w:t>
      </w:r>
      <w:proofErr w:type="spellStart"/>
      <w:r w:rsidR="000F4D88">
        <w:rPr>
          <w:rFonts w:asciiTheme="minorHAnsi" w:hAnsiTheme="minorHAnsi" w:cstheme="minorHAnsi"/>
        </w:rPr>
        <w:t>ClamAV</w:t>
      </w:r>
      <w:proofErr w:type="spellEnd"/>
      <w:r w:rsidRPr="006B0361">
        <w:rPr>
          <w:rFonts w:asciiTheme="minorHAnsi" w:hAnsiTheme="minorHAnsi" w:cstheme="minorHAnsi"/>
        </w:rPr>
        <w:t xml:space="preserve"> combined with a broad rule set</w:t>
      </w:r>
      <w:r w:rsidR="000F4D88">
        <w:rPr>
          <w:rFonts w:asciiTheme="minorHAnsi" w:hAnsiTheme="minorHAnsi" w:cstheme="minorHAnsi"/>
        </w:rPr>
        <w:t xml:space="preserve"> (YARA)</w:t>
      </w:r>
      <w:r w:rsidRPr="006B0361">
        <w:rPr>
          <w:rFonts w:asciiTheme="minorHAnsi" w:hAnsiTheme="minorHAnsi" w:cstheme="minorHAnsi"/>
        </w:rPr>
        <w:t xml:space="preserve"> to </w:t>
      </w:r>
      <w:proofErr w:type="gramStart"/>
      <w:r w:rsidRPr="006B0361">
        <w:rPr>
          <w:rFonts w:asciiTheme="minorHAnsi" w:hAnsiTheme="minorHAnsi" w:cstheme="minorHAnsi"/>
        </w:rPr>
        <w:t>compliment</w:t>
      </w:r>
      <w:proofErr w:type="gramEnd"/>
      <w:r w:rsidRPr="006B0361">
        <w:rPr>
          <w:rFonts w:asciiTheme="minorHAnsi" w:hAnsiTheme="minorHAnsi" w:cstheme="minorHAnsi"/>
        </w:rPr>
        <w:t xml:space="preserve"> the signature scan by obfuscation and evasion detection. This tool eases the dilemma that is detecting malicious from legitimate PDF and preventing access to legitimate PDFs. Signature based analysis is indeed an efficient and quick way of detecting malware as it matches patterns to a known set of malicious entities i.e., the malware signature. However due to novel techniques and trickiness of threat actors, known malware </w:t>
      </w:r>
      <w:proofErr w:type="gramStart"/>
      <w:r w:rsidRPr="006B0361">
        <w:rPr>
          <w:rFonts w:asciiTheme="minorHAnsi" w:hAnsiTheme="minorHAnsi" w:cstheme="minorHAnsi"/>
        </w:rPr>
        <w:t>signature</w:t>
      </w:r>
      <w:proofErr w:type="gramEnd"/>
      <w:r w:rsidRPr="006B0361">
        <w:rPr>
          <w:rFonts w:asciiTheme="minorHAnsi" w:hAnsiTheme="minorHAnsi" w:cstheme="minorHAnsi"/>
        </w:rPr>
        <w:t xml:space="preserve"> can go undetected, even with renown anti-virus of end point detection and Intrusion systems. Thus, we will employ a rule set that checks for signs of obfuscation, key words for remote calls, indicators of polymorphism. Hence this Project is a </w:t>
      </w:r>
      <w:r w:rsidRPr="006B0361">
        <w:rPr>
          <w:rFonts w:asciiTheme="minorHAnsi" w:hAnsiTheme="minorHAnsi" w:cstheme="minorHAnsi"/>
          <w:spacing w:val="-6"/>
          <w:shd w:val="clear" w:color="auto" w:fill="FFFFFF"/>
        </w:rPr>
        <w:t>characteristic-based AV</w:t>
      </w:r>
      <w:r w:rsidRPr="006B0361">
        <w:rPr>
          <w:rStyle w:val="apple-converted-space"/>
          <w:rFonts w:asciiTheme="minorHAnsi" w:hAnsiTheme="minorHAnsi" w:cstheme="minorHAnsi"/>
          <w:spacing w:val="-6"/>
          <w:shd w:val="clear" w:color="auto" w:fill="FFFFFF"/>
        </w:rPr>
        <w:t xml:space="preserve"> complimented with signature-based </w:t>
      </w:r>
      <w:r w:rsidR="000F4D88" w:rsidRPr="006B0361">
        <w:rPr>
          <w:rStyle w:val="apple-converted-space"/>
          <w:rFonts w:asciiTheme="minorHAnsi" w:hAnsiTheme="minorHAnsi" w:cstheme="minorHAnsi"/>
          <w:spacing w:val="-6"/>
          <w:shd w:val="clear" w:color="auto" w:fill="FFFFFF"/>
        </w:rPr>
        <w:t>antivirus.</w:t>
      </w:r>
    </w:p>
    <w:p w14:paraId="395B225F" w14:textId="5E8494BB" w:rsidR="00155C46" w:rsidRDefault="00155C46" w:rsidP="005F07EC">
      <w:pPr>
        <w:pStyle w:val="NormalWeb"/>
        <w:jc w:val="both"/>
        <w:rPr>
          <w:rFonts w:asciiTheme="minorHAnsi" w:hAnsiTheme="minorHAnsi" w:cstheme="minorHAnsi"/>
        </w:rPr>
      </w:pPr>
      <w:r w:rsidRPr="006B0361">
        <w:rPr>
          <w:rFonts w:asciiTheme="minorHAnsi" w:hAnsiTheme="minorHAnsi" w:cstheme="minorHAnsi"/>
        </w:rPr>
        <w:t xml:space="preserve">This is a decent and affordable solution as opposed to a cost unfriendly, </w:t>
      </w:r>
      <w:r w:rsidR="00073E97" w:rsidRPr="006B0361">
        <w:rPr>
          <w:rFonts w:asciiTheme="minorHAnsi" w:hAnsiTheme="minorHAnsi" w:cstheme="minorHAnsi"/>
        </w:rPr>
        <w:t>time-consuming</w:t>
      </w:r>
      <w:r w:rsidRPr="006B0361">
        <w:rPr>
          <w:rFonts w:asciiTheme="minorHAnsi" w:hAnsiTheme="minorHAnsi" w:cstheme="minorHAnsi"/>
        </w:rPr>
        <w:t xml:space="preserve"> dynamic analysis which might not be feasible in an enterprise as users need quick access to PDF</w:t>
      </w:r>
      <w:r w:rsidR="000F4D88">
        <w:rPr>
          <w:rFonts w:asciiTheme="minorHAnsi" w:hAnsiTheme="minorHAnsi" w:cstheme="minorHAnsi"/>
        </w:rPr>
        <w:t xml:space="preserve"> files</w:t>
      </w:r>
      <w:r w:rsidRPr="006B0361">
        <w:rPr>
          <w:rFonts w:asciiTheme="minorHAnsi" w:hAnsiTheme="minorHAnsi" w:cstheme="minorHAnsi"/>
        </w:rPr>
        <w:t>.</w:t>
      </w:r>
    </w:p>
    <w:p w14:paraId="7B0D8D86" w14:textId="77777777" w:rsidR="00D46FB7" w:rsidRDefault="00D46FB7" w:rsidP="005F07EC">
      <w:pPr>
        <w:pStyle w:val="NormalWeb"/>
        <w:jc w:val="both"/>
        <w:rPr>
          <w:rFonts w:asciiTheme="minorHAnsi" w:hAnsiTheme="minorHAnsi" w:cstheme="minorHAnsi"/>
        </w:rPr>
      </w:pPr>
    </w:p>
    <w:p w14:paraId="24BE7403" w14:textId="3E3A8ED9" w:rsidR="008F3F65" w:rsidRPr="008F75D2" w:rsidRDefault="008F3F65" w:rsidP="005F07EC">
      <w:pPr>
        <w:pStyle w:val="Heading1"/>
        <w:spacing w:line="240" w:lineRule="auto"/>
      </w:pPr>
      <w:bookmarkStart w:id="19" w:name="_Toc140066121"/>
      <w:r>
        <w:t>State of the Art</w:t>
      </w:r>
      <w:bookmarkEnd w:id="19"/>
    </w:p>
    <w:p w14:paraId="3F6DDBC5" w14:textId="1200FF9E" w:rsidR="008F3F65" w:rsidRPr="008F75D2" w:rsidRDefault="008F3F65" w:rsidP="005F07EC">
      <w:pPr>
        <w:pStyle w:val="Heading2"/>
      </w:pPr>
      <w:bookmarkStart w:id="20" w:name="_Toc140066122"/>
      <w:r>
        <w:t>YARA in the Modern Threat Landscape</w:t>
      </w:r>
      <w:bookmarkEnd w:id="20"/>
    </w:p>
    <w:p w14:paraId="18CA01EE" w14:textId="1DF40848" w:rsidR="008F3F65" w:rsidRPr="005968B1" w:rsidRDefault="008F3F65" w:rsidP="005F07EC">
      <w:pPr>
        <w:pStyle w:val="NormalWeb"/>
        <w:jc w:val="both"/>
        <w:rPr>
          <w:rFonts w:asciiTheme="minorHAnsi" w:hAnsiTheme="minorHAnsi" w:cstheme="minorHAnsi"/>
          <w:spacing w:val="-6"/>
          <w:shd w:val="clear" w:color="auto" w:fill="FFFFFF"/>
        </w:rPr>
      </w:pPr>
      <w:r w:rsidRPr="002A4648">
        <w:rPr>
          <w:rFonts w:asciiTheme="minorHAnsi" w:hAnsiTheme="minorHAnsi" w:cstheme="minorHAnsi"/>
          <w:spacing w:val="-6"/>
          <w:shd w:val="clear" w:color="auto" w:fill="FFFFFF"/>
        </w:rPr>
        <w:t xml:space="preserve">The creation of AI and machine learning tools has been essential in identifying zero-day threats in the face of hostile actors' constantly developing evasion tactics. Organizations frequently face difficulties implementing such tools due to their cost and complexity. This is where YARA's rule set comes in handy, providing a cost-efficient and efficient method of detecting fresh malware without only depending on AI-driven solutions. To identify encrypted payloads, encrypted JavaScript, or encrypted files inside PDFs, </w:t>
      </w:r>
      <w:r>
        <w:rPr>
          <w:rFonts w:asciiTheme="minorHAnsi" w:hAnsiTheme="minorHAnsi" w:cstheme="minorHAnsi"/>
          <w:spacing w:val="-6"/>
          <w:shd w:val="clear" w:color="auto" w:fill="FFFFFF"/>
        </w:rPr>
        <w:t>Y</w:t>
      </w:r>
      <w:r w:rsidRPr="002A4648">
        <w:rPr>
          <w:rFonts w:asciiTheme="minorHAnsi" w:hAnsiTheme="minorHAnsi" w:cstheme="minorHAnsi"/>
          <w:spacing w:val="-6"/>
          <w:shd w:val="clear" w:color="auto" w:fill="FFFFFF"/>
        </w:rPr>
        <w:t xml:space="preserve">ARA can be used to develop rules. </w:t>
      </w:r>
      <w:r w:rsidRPr="005968B1">
        <w:rPr>
          <w:rFonts w:asciiTheme="minorHAnsi" w:hAnsiTheme="minorHAnsi" w:cstheme="minorHAnsi"/>
          <w:spacing w:val="-6"/>
          <w:shd w:val="clear" w:color="auto" w:fill="FFFFFF"/>
        </w:rPr>
        <w:t xml:space="preserve">This proactive approach ensures that encrypted malware is detected and thwarted, safeguarding your system from potential risks. A 2022 project by Reversing Labs </w:t>
      </w:r>
      <w:sdt>
        <w:sdtPr>
          <w:rPr>
            <w:rFonts w:asciiTheme="minorHAnsi" w:hAnsiTheme="minorHAnsi" w:cstheme="minorHAnsi"/>
            <w:spacing w:val="-6"/>
            <w:shd w:val="clear" w:color="auto" w:fill="FFFFFF"/>
          </w:rPr>
          <w:id w:val="770278645"/>
          <w:citation/>
        </w:sdtPr>
        <w:sdtEndPr/>
        <w:sdtContent>
          <w:r w:rsidRPr="005968B1">
            <w:rPr>
              <w:rFonts w:asciiTheme="minorHAnsi" w:hAnsiTheme="minorHAnsi" w:cstheme="minorHAnsi"/>
              <w:spacing w:val="-6"/>
              <w:shd w:val="clear" w:color="auto" w:fill="FFFFFF"/>
            </w:rPr>
            <w:fldChar w:fldCharType="begin"/>
          </w:r>
          <w:r w:rsidRPr="005968B1">
            <w:rPr>
              <w:rFonts w:asciiTheme="minorHAnsi" w:hAnsiTheme="minorHAnsi" w:cstheme="minorHAnsi"/>
              <w:spacing w:val="-6"/>
              <w:shd w:val="clear" w:color="auto" w:fill="FFFFFF"/>
            </w:rPr>
            <w:instrText xml:space="preserve">CITATION Rev22 \l 1033 </w:instrText>
          </w:r>
          <w:r w:rsidRPr="005968B1">
            <w:rPr>
              <w:rFonts w:asciiTheme="minorHAnsi" w:hAnsiTheme="minorHAnsi" w:cstheme="minorHAnsi"/>
              <w:spacing w:val="-6"/>
              <w:shd w:val="clear" w:color="auto" w:fill="FFFFFF"/>
            </w:rPr>
            <w:fldChar w:fldCharType="separate"/>
          </w:r>
          <w:r w:rsidR="00836CD1" w:rsidRPr="00836CD1">
            <w:rPr>
              <w:rFonts w:asciiTheme="minorHAnsi" w:hAnsiTheme="minorHAnsi" w:cstheme="minorHAnsi"/>
              <w:noProof/>
              <w:spacing w:val="-6"/>
              <w:shd w:val="clear" w:color="auto" w:fill="FFFFFF"/>
            </w:rPr>
            <w:t>(Labs, 2022)</w:t>
          </w:r>
          <w:r w:rsidRPr="005968B1">
            <w:rPr>
              <w:rFonts w:asciiTheme="minorHAnsi" w:hAnsiTheme="minorHAnsi" w:cstheme="minorHAnsi"/>
              <w:spacing w:val="-6"/>
              <w:shd w:val="clear" w:color="auto" w:fill="FFFFFF"/>
            </w:rPr>
            <w:fldChar w:fldCharType="end"/>
          </w:r>
        </w:sdtContent>
      </w:sdt>
      <w:r w:rsidRPr="005968B1">
        <w:rPr>
          <w:rFonts w:asciiTheme="minorHAnsi" w:hAnsiTheme="minorHAnsi" w:cstheme="minorHAnsi"/>
          <w:spacing w:val="-6"/>
          <w:shd w:val="clear" w:color="auto" w:fill="FFFFFF"/>
        </w:rPr>
        <w:t xml:space="preserve"> project gives a demonstration to utilize YARA to detect the 2021 </w:t>
      </w:r>
      <w:proofErr w:type="spellStart"/>
      <w:r w:rsidRPr="005968B1">
        <w:rPr>
          <w:rFonts w:asciiTheme="minorHAnsi" w:hAnsiTheme="minorHAnsi" w:cstheme="minorHAnsi"/>
          <w:spacing w:val="-6"/>
          <w:shd w:val="clear" w:color="auto" w:fill="FFFFFF"/>
        </w:rPr>
        <w:t>GwisinLocker</w:t>
      </w:r>
      <w:proofErr w:type="spellEnd"/>
      <w:r w:rsidRPr="005968B1">
        <w:rPr>
          <w:rFonts w:ascii="Roboto" w:hAnsi="Roboto"/>
          <w:color w:val="1F1F1F"/>
          <w:sz w:val="27"/>
          <w:szCs w:val="27"/>
          <w:shd w:val="clear" w:color="auto" w:fill="FFFFFF"/>
        </w:rPr>
        <w:t xml:space="preserve"> </w:t>
      </w:r>
      <w:r w:rsidRPr="005968B1">
        <w:rPr>
          <w:rFonts w:asciiTheme="minorHAnsi" w:hAnsiTheme="minorHAnsi" w:cstheme="minorHAnsi"/>
          <w:spacing w:val="-6"/>
          <w:shd w:val="clear" w:color="auto" w:fill="FFFFFF"/>
        </w:rPr>
        <w:t xml:space="preserve">zero-day encryption malware, which was </w:t>
      </w:r>
      <w:r w:rsidRPr="005968B1">
        <w:rPr>
          <w:rFonts w:asciiTheme="minorHAnsi" w:hAnsiTheme="minorHAnsi" w:cstheme="minorHAnsi"/>
          <w:spacing w:val="-6"/>
        </w:rPr>
        <w:t xml:space="preserve">targeted at </w:t>
      </w:r>
      <w:r w:rsidRPr="005968B1">
        <w:rPr>
          <w:rFonts w:asciiTheme="minorHAnsi" w:hAnsiTheme="minorHAnsi" w:cstheme="minorHAnsi"/>
          <w:spacing w:val="-6"/>
          <w:shd w:val="clear" w:color="auto" w:fill="FFFFFF"/>
        </w:rPr>
        <w:t xml:space="preserve">pharmaceutical companies in South Korea. Reversing Labs in 2023, have an effective YARA project to detect Lorenz ransomware which surfaced in 2021. Several months after its inception, the Lorenz operation had found a new attack avenue to exploit. Based on research from Arctic Wolf Labs </w:t>
      </w:r>
      <w:sdt>
        <w:sdtPr>
          <w:rPr>
            <w:rFonts w:asciiTheme="minorHAnsi" w:hAnsiTheme="minorHAnsi" w:cstheme="minorHAnsi"/>
            <w:spacing w:val="-6"/>
            <w:shd w:val="clear" w:color="auto" w:fill="FFFFFF"/>
          </w:rPr>
          <w:id w:val="-2103326730"/>
          <w:citation/>
        </w:sdtPr>
        <w:sdtEndPr/>
        <w:sdtContent>
          <w:r w:rsidRPr="005968B1">
            <w:rPr>
              <w:rFonts w:asciiTheme="minorHAnsi" w:hAnsiTheme="minorHAnsi" w:cstheme="minorHAnsi"/>
              <w:spacing w:val="-6"/>
              <w:shd w:val="clear" w:color="auto" w:fill="FFFFFF"/>
            </w:rPr>
            <w:fldChar w:fldCharType="begin"/>
          </w:r>
          <w:r w:rsidRPr="005968B1">
            <w:rPr>
              <w:rFonts w:asciiTheme="minorHAnsi" w:hAnsiTheme="minorHAnsi" w:cstheme="minorHAnsi"/>
              <w:spacing w:val="-6"/>
              <w:shd w:val="clear" w:color="auto" w:fill="FFFFFF"/>
            </w:rPr>
            <w:instrText xml:space="preserve"> CITATION Arc22 \l 1033 </w:instrText>
          </w:r>
          <w:r w:rsidRPr="005968B1">
            <w:rPr>
              <w:rFonts w:asciiTheme="minorHAnsi" w:hAnsiTheme="minorHAnsi" w:cstheme="minorHAnsi"/>
              <w:spacing w:val="-6"/>
              <w:shd w:val="clear" w:color="auto" w:fill="FFFFFF"/>
            </w:rPr>
            <w:fldChar w:fldCharType="separate"/>
          </w:r>
          <w:r w:rsidR="00836CD1" w:rsidRPr="00836CD1">
            <w:rPr>
              <w:rFonts w:asciiTheme="minorHAnsi" w:hAnsiTheme="minorHAnsi" w:cstheme="minorHAnsi"/>
              <w:noProof/>
              <w:spacing w:val="-6"/>
              <w:shd w:val="clear" w:color="auto" w:fill="FFFFFF"/>
            </w:rPr>
            <w:t>(Wolf, 2022)</w:t>
          </w:r>
          <w:r w:rsidRPr="005968B1">
            <w:rPr>
              <w:rFonts w:asciiTheme="minorHAnsi" w:hAnsiTheme="minorHAnsi" w:cstheme="minorHAnsi"/>
              <w:spacing w:val="-6"/>
              <w:shd w:val="clear" w:color="auto" w:fill="FFFFFF"/>
            </w:rPr>
            <w:fldChar w:fldCharType="end"/>
          </w:r>
        </w:sdtContent>
      </w:sdt>
      <w:r w:rsidRPr="005968B1">
        <w:rPr>
          <w:rFonts w:asciiTheme="minorHAnsi" w:hAnsiTheme="minorHAnsi" w:cstheme="minorHAnsi"/>
          <w:spacing w:val="-6"/>
          <w:shd w:val="clear" w:color="auto" w:fill="FFFFFF"/>
        </w:rPr>
        <w:t xml:space="preserve">, the operation used a critical vulnerability in Mitel </w:t>
      </w:r>
      <w:proofErr w:type="spellStart"/>
      <w:r w:rsidRPr="005968B1">
        <w:rPr>
          <w:rFonts w:asciiTheme="minorHAnsi" w:hAnsiTheme="minorHAnsi" w:cstheme="minorHAnsi"/>
          <w:spacing w:val="-6"/>
          <w:shd w:val="clear" w:color="auto" w:fill="FFFFFF"/>
        </w:rPr>
        <w:t>MiVoice</w:t>
      </w:r>
      <w:proofErr w:type="spellEnd"/>
      <w:r w:rsidRPr="005968B1">
        <w:rPr>
          <w:rFonts w:asciiTheme="minorHAnsi" w:hAnsiTheme="minorHAnsi" w:cstheme="minorHAnsi"/>
          <w:spacing w:val="-6"/>
          <w:shd w:val="clear" w:color="auto" w:fill="FFFFFF"/>
        </w:rPr>
        <w:t xml:space="preserve"> VOIP appliances to breach enterprises. The vulnerability, </w:t>
      </w:r>
      <w:hyperlink r:id="rId14" w:history="1">
        <w:r w:rsidRPr="008714DF">
          <w:rPr>
            <w:rStyle w:val="Hyperlink"/>
            <w:rFonts w:asciiTheme="minorHAnsi" w:hAnsiTheme="minorHAnsi" w:cstheme="minorHAnsi"/>
            <w:spacing w:val="-6"/>
            <w:shd w:val="clear" w:color="auto" w:fill="FFFFFF"/>
          </w:rPr>
          <w:t>CVE-2022-29499</w:t>
        </w:r>
      </w:hyperlink>
      <w:r w:rsidRPr="005968B1">
        <w:rPr>
          <w:rFonts w:asciiTheme="minorHAnsi" w:hAnsiTheme="minorHAnsi" w:cstheme="minorHAnsi"/>
          <w:spacing w:val="-6"/>
          <w:shd w:val="clear" w:color="auto" w:fill="FFFFFF"/>
        </w:rPr>
        <w:t xml:space="preserve">, is a remote code </w:t>
      </w:r>
      <w:r w:rsidRPr="005968B1">
        <w:rPr>
          <w:rFonts w:asciiTheme="minorHAnsi" w:hAnsiTheme="minorHAnsi" w:cstheme="minorHAnsi"/>
          <w:spacing w:val="-6"/>
          <w:shd w:val="clear" w:color="auto" w:fill="FFFFFF"/>
        </w:rPr>
        <w:lastRenderedPageBreak/>
        <w:t xml:space="preserve">execution vulnerability that allows the threat actor to obtain a reverse shell, followed by using Chisel as a tunneling tool to pivot into the victim’s environment. </w:t>
      </w:r>
    </w:p>
    <w:p w14:paraId="18B8CCB3" w14:textId="77777777" w:rsidR="008F3F65" w:rsidRPr="005968B1" w:rsidRDefault="008F3F65" w:rsidP="005F07EC">
      <w:pPr>
        <w:pStyle w:val="NormalWeb"/>
        <w:jc w:val="both"/>
        <w:rPr>
          <w:rFonts w:asciiTheme="minorHAnsi" w:hAnsiTheme="minorHAnsi" w:cstheme="minorHAnsi"/>
          <w:spacing w:val="-6"/>
          <w:shd w:val="clear" w:color="auto" w:fill="FFFFFF"/>
        </w:rPr>
      </w:pPr>
      <w:r w:rsidRPr="005968B1">
        <w:rPr>
          <w:rFonts w:asciiTheme="minorHAnsi" w:hAnsiTheme="minorHAnsi" w:cstheme="minorHAnsi"/>
          <w:spacing w:val="-6"/>
          <w:shd w:val="clear" w:color="auto" w:fill="FFFFFF"/>
        </w:rPr>
        <w:t>YARA can be leveraged to create rules that identify encrypted payloads, encrypted JavaScript, or encrypted files within PDFs. This proactive approach ensures that encrypted malware is detected and thwarted.</w:t>
      </w:r>
    </w:p>
    <w:p w14:paraId="04919C37" w14:textId="5D09E672" w:rsidR="008F3F65" w:rsidRDefault="008F3F65" w:rsidP="005F07EC">
      <w:pPr>
        <w:pStyle w:val="NormalWeb"/>
        <w:jc w:val="both"/>
        <w:rPr>
          <w:rFonts w:asciiTheme="minorHAnsi" w:hAnsiTheme="minorHAnsi" w:cstheme="minorHAnsi"/>
          <w:spacing w:val="-6"/>
          <w:shd w:val="clear" w:color="auto" w:fill="FFFFFF"/>
        </w:rPr>
      </w:pPr>
      <w:r w:rsidRPr="005968B1">
        <w:rPr>
          <w:rFonts w:asciiTheme="minorHAnsi" w:hAnsiTheme="minorHAnsi" w:cstheme="minorHAnsi"/>
          <w:spacing w:val="-6"/>
          <w:shd w:val="clear" w:color="auto" w:fill="FFFFFF"/>
        </w:rPr>
        <w:t xml:space="preserve">In their 2022 demonstration </w:t>
      </w:r>
      <w:sdt>
        <w:sdtPr>
          <w:rPr>
            <w:rFonts w:asciiTheme="minorHAnsi" w:hAnsiTheme="minorHAnsi" w:cstheme="minorHAnsi"/>
            <w:spacing w:val="-6"/>
            <w:shd w:val="clear" w:color="auto" w:fill="FFFFFF"/>
          </w:rPr>
          <w:id w:val="-339626578"/>
          <w:citation/>
        </w:sdtPr>
        <w:sdtEndPr/>
        <w:sdtContent>
          <w:r w:rsidRPr="005968B1">
            <w:rPr>
              <w:rFonts w:asciiTheme="minorHAnsi" w:hAnsiTheme="minorHAnsi" w:cstheme="minorHAnsi"/>
              <w:spacing w:val="-6"/>
              <w:shd w:val="clear" w:color="auto" w:fill="FFFFFF"/>
            </w:rPr>
            <w:fldChar w:fldCharType="begin"/>
          </w:r>
          <w:r w:rsidRPr="005968B1">
            <w:rPr>
              <w:rFonts w:asciiTheme="minorHAnsi" w:hAnsiTheme="minorHAnsi" w:cstheme="minorHAnsi"/>
              <w:spacing w:val="-6"/>
              <w:shd w:val="clear" w:color="auto" w:fill="FFFFFF"/>
            </w:rPr>
            <w:instrText xml:space="preserve"> CITATION Law22 \l 1033 </w:instrText>
          </w:r>
          <w:r w:rsidRPr="005968B1">
            <w:rPr>
              <w:rFonts w:asciiTheme="minorHAnsi" w:hAnsiTheme="minorHAnsi" w:cstheme="minorHAnsi"/>
              <w:spacing w:val="-6"/>
              <w:shd w:val="clear" w:color="auto" w:fill="FFFFFF"/>
            </w:rPr>
            <w:fldChar w:fldCharType="separate"/>
          </w:r>
          <w:r w:rsidR="00836CD1" w:rsidRPr="00836CD1">
            <w:rPr>
              <w:rFonts w:asciiTheme="minorHAnsi" w:hAnsiTheme="minorHAnsi" w:cstheme="minorHAnsi"/>
              <w:noProof/>
              <w:spacing w:val="-6"/>
              <w:shd w:val="clear" w:color="auto" w:fill="FFFFFF"/>
            </w:rPr>
            <w:t>(Abrams, 2022)</w:t>
          </w:r>
          <w:r w:rsidRPr="005968B1">
            <w:rPr>
              <w:rFonts w:asciiTheme="minorHAnsi" w:hAnsiTheme="minorHAnsi" w:cstheme="minorHAnsi"/>
              <w:spacing w:val="-6"/>
              <w:shd w:val="clear" w:color="auto" w:fill="FFFFFF"/>
            </w:rPr>
            <w:fldChar w:fldCharType="end"/>
          </w:r>
        </w:sdtContent>
      </w:sdt>
      <w:r w:rsidRPr="005968B1">
        <w:rPr>
          <w:rFonts w:asciiTheme="minorHAnsi" w:hAnsiTheme="minorHAnsi" w:cstheme="minorHAnsi"/>
          <w:spacing w:val="-6"/>
          <w:shd w:val="clear" w:color="auto" w:fill="FFFFFF"/>
        </w:rPr>
        <w:t xml:space="preserve">, Abrams breaks down the Windows </w:t>
      </w:r>
      <w:proofErr w:type="spellStart"/>
      <w:r w:rsidRPr="005968B1">
        <w:rPr>
          <w:rFonts w:asciiTheme="minorHAnsi" w:hAnsiTheme="minorHAnsi" w:cstheme="minorHAnsi"/>
          <w:spacing w:val="-6"/>
          <w:shd w:val="clear" w:color="auto" w:fill="FFFFFF"/>
        </w:rPr>
        <w:t>MoTW</w:t>
      </w:r>
      <w:proofErr w:type="spellEnd"/>
      <w:r w:rsidRPr="005968B1">
        <w:rPr>
          <w:rFonts w:asciiTheme="minorHAnsi" w:hAnsiTheme="minorHAnsi" w:cstheme="minorHAnsi"/>
          <w:spacing w:val="-6"/>
          <w:shd w:val="clear" w:color="auto" w:fill="FFFFFF"/>
        </w:rPr>
        <w:t xml:space="preserve"> bypass zero-day flaw which was first reported by Hewlett-Packard. The zero-day vulnerability leverages a flaw in </w:t>
      </w:r>
      <w:proofErr w:type="gramStart"/>
      <w:r w:rsidRPr="005968B1">
        <w:rPr>
          <w:rFonts w:asciiTheme="minorHAnsi" w:hAnsiTheme="minorHAnsi" w:cstheme="minorHAnsi"/>
          <w:spacing w:val="-6"/>
          <w:shd w:val="clear" w:color="auto" w:fill="FFFFFF"/>
        </w:rPr>
        <w:t>the Windows</w:t>
      </w:r>
      <w:proofErr w:type="gramEnd"/>
      <w:r w:rsidRPr="005968B1">
        <w:rPr>
          <w:rFonts w:asciiTheme="minorHAnsi" w:hAnsiTheme="minorHAnsi" w:cstheme="minorHAnsi"/>
          <w:spacing w:val="-6"/>
          <w:shd w:val="clear" w:color="auto" w:fill="FFFFFF"/>
        </w:rPr>
        <w:t xml:space="preserve"> Shell, enabling threat actors to execute arbitrary JavaScript code without raising the usual security prompts or warnings. By exploiting this vulnerability, attackers can evade detection mechanisms and potentially compromise vulnerable systems. This loophole poses a significant risk as it bypasses the built-in security measures designed to protect users from executing potentially harmful scripts. YARA can effectively identify patterns which include specific function names, variable assignments </w:t>
      </w:r>
      <w:proofErr w:type="spellStart"/>
      <w:r w:rsidRPr="005968B1">
        <w:rPr>
          <w:rFonts w:asciiTheme="minorHAnsi" w:hAnsiTheme="minorHAnsi" w:cstheme="minorHAnsi"/>
          <w:spacing w:val="-6"/>
          <w:shd w:val="clear" w:color="auto" w:fill="FFFFFF"/>
        </w:rPr>
        <w:t>e.g</w:t>
      </w:r>
      <w:proofErr w:type="spellEnd"/>
      <w:r w:rsidRPr="005968B1">
        <w:rPr>
          <w:rFonts w:asciiTheme="minorHAnsi" w:hAnsiTheme="minorHAnsi" w:cstheme="minorHAnsi"/>
          <w:spacing w:val="-6"/>
          <w:shd w:val="clear" w:color="auto" w:fill="FFFFFF"/>
        </w:rPr>
        <w:t xml:space="preserve"> </w:t>
      </w:r>
      <w:proofErr w:type="spellStart"/>
      <w:r w:rsidRPr="005968B1">
        <w:rPr>
          <w:rFonts w:asciiTheme="minorHAnsi" w:hAnsiTheme="minorHAnsi" w:cstheme="minorHAnsi"/>
          <w:i/>
          <w:iCs/>
          <w:spacing w:val="-6"/>
          <w:shd w:val="clear" w:color="auto" w:fill="FFFFFF"/>
        </w:rPr>
        <w:t>wget</w:t>
      </w:r>
      <w:proofErr w:type="spellEnd"/>
      <w:r w:rsidRPr="005968B1">
        <w:rPr>
          <w:rFonts w:asciiTheme="minorHAnsi" w:hAnsiTheme="minorHAnsi" w:cstheme="minorHAnsi"/>
          <w:spacing w:val="-6"/>
          <w:shd w:val="clear" w:color="auto" w:fill="FFFFFF"/>
        </w:rPr>
        <w:t xml:space="preserve"> or </w:t>
      </w:r>
      <w:r w:rsidRPr="005968B1">
        <w:rPr>
          <w:rFonts w:asciiTheme="minorHAnsi" w:hAnsiTheme="minorHAnsi" w:cstheme="minorHAnsi"/>
          <w:i/>
          <w:iCs/>
          <w:spacing w:val="-6"/>
          <w:shd w:val="clear" w:color="auto" w:fill="FFFFFF"/>
        </w:rPr>
        <w:t>curl</w:t>
      </w:r>
      <w:r>
        <w:rPr>
          <w:rFonts w:asciiTheme="minorHAnsi" w:hAnsiTheme="minorHAnsi" w:cstheme="minorHAnsi"/>
          <w:i/>
          <w:iCs/>
          <w:spacing w:val="-6"/>
          <w:shd w:val="clear" w:color="auto" w:fill="FFFFFF"/>
        </w:rPr>
        <w:t xml:space="preserve">. </w:t>
      </w:r>
      <w:r>
        <w:rPr>
          <w:rFonts w:asciiTheme="minorHAnsi" w:hAnsiTheme="minorHAnsi" w:cstheme="minorHAnsi"/>
          <w:spacing w:val="-6"/>
          <w:shd w:val="clear" w:color="auto" w:fill="FFFFFF"/>
        </w:rPr>
        <w:t xml:space="preserve">A </w:t>
      </w:r>
      <w:r w:rsidRPr="005968B1">
        <w:rPr>
          <w:rFonts w:asciiTheme="minorHAnsi" w:hAnsiTheme="minorHAnsi" w:cstheme="minorHAnsi"/>
          <w:spacing w:val="-6"/>
          <w:shd w:val="clear" w:color="auto" w:fill="FFFFFF"/>
        </w:rPr>
        <w:t>rule can focus on specific functionality triggers that are commonly associated with the exploit of similar nature hence covering all related attacks based on a behavior match</w:t>
      </w:r>
      <w:r>
        <w:rPr>
          <w:rFonts w:asciiTheme="minorHAnsi" w:hAnsiTheme="minorHAnsi" w:cstheme="minorHAnsi"/>
          <w:spacing w:val="-6"/>
          <w:shd w:val="clear" w:color="auto" w:fill="FFFFFF"/>
        </w:rPr>
        <w:t>.</w:t>
      </w:r>
    </w:p>
    <w:p w14:paraId="61228B66" w14:textId="77777777" w:rsidR="008F3F65" w:rsidRPr="0012184D" w:rsidRDefault="008F3F65" w:rsidP="005F07EC">
      <w:pPr>
        <w:pStyle w:val="NormalWeb"/>
        <w:jc w:val="both"/>
        <w:rPr>
          <w:rFonts w:asciiTheme="minorHAnsi" w:hAnsiTheme="minorHAnsi" w:cstheme="minorHAnsi"/>
          <w:spacing w:val="-6"/>
          <w:shd w:val="clear" w:color="auto" w:fill="FFFFFF"/>
        </w:rPr>
      </w:pPr>
      <w:r w:rsidRPr="002A4648">
        <w:rPr>
          <w:rFonts w:asciiTheme="minorHAnsi" w:eastAsiaTheme="minorHAnsi" w:hAnsiTheme="minorHAnsi" w:cstheme="minorHAnsi"/>
          <w:spacing w:val="-6"/>
          <w:kern w:val="2"/>
          <w:shd w:val="clear" w:color="auto" w:fill="FFFFFF"/>
          <w14:ligatures w14:val="standardContextual"/>
        </w:rPr>
        <w:t xml:space="preserve">Despite the critical role that AI and machine learning tools play in identifying and reducing dangers, many organizations may find it difficult to afford and use </w:t>
      </w:r>
      <w:r>
        <w:rPr>
          <w:rFonts w:asciiTheme="minorHAnsi" w:eastAsiaTheme="minorHAnsi" w:hAnsiTheme="minorHAnsi" w:cstheme="minorHAnsi"/>
          <w:spacing w:val="-6"/>
          <w:kern w:val="2"/>
          <w:shd w:val="clear" w:color="auto" w:fill="FFFFFF"/>
          <w14:ligatures w14:val="standardContextual"/>
        </w:rPr>
        <w:t>it</w:t>
      </w:r>
      <w:r w:rsidRPr="002A4648">
        <w:rPr>
          <w:rFonts w:asciiTheme="minorHAnsi" w:eastAsiaTheme="minorHAnsi" w:hAnsiTheme="minorHAnsi" w:cstheme="minorHAnsi"/>
          <w:spacing w:val="-6"/>
          <w:kern w:val="2"/>
          <w:shd w:val="clear" w:color="auto" w:fill="FFFFFF"/>
          <w14:ligatures w14:val="standardContextual"/>
        </w:rPr>
        <w:t xml:space="preserve"> effectively. With the help of </w:t>
      </w:r>
      <w:proofErr w:type="gramStart"/>
      <w:r w:rsidRPr="002A4648">
        <w:rPr>
          <w:rFonts w:asciiTheme="minorHAnsi" w:eastAsiaTheme="minorHAnsi" w:hAnsiTheme="minorHAnsi" w:cstheme="minorHAnsi"/>
          <w:spacing w:val="-6"/>
          <w:kern w:val="2"/>
          <w:shd w:val="clear" w:color="auto" w:fill="FFFFFF"/>
          <w14:ligatures w14:val="standardContextual"/>
        </w:rPr>
        <w:t>the YARA</w:t>
      </w:r>
      <w:proofErr w:type="gramEnd"/>
      <w:r w:rsidRPr="002A4648">
        <w:rPr>
          <w:rFonts w:asciiTheme="minorHAnsi" w:eastAsiaTheme="minorHAnsi" w:hAnsiTheme="minorHAnsi" w:cstheme="minorHAnsi"/>
          <w:spacing w:val="-6"/>
          <w:kern w:val="2"/>
          <w:shd w:val="clear" w:color="auto" w:fill="FFFFFF"/>
          <w14:ligatures w14:val="standardContextual"/>
        </w:rPr>
        <w:t>, enterprises may identify zero-day risks without having to exclusively rely on expensive AI-driven technologies. Large amounts of data can be handled effectively with YARA. It can quickly process files, making it suited for batch mode or real-time scanning of many PDF files. Additionally, the scanning process</w:t>
      </w:r>
      <w:r>
        <w:rPr>
          <w:rFonts w:asciiTheme="minorHAnsi" w:eastAsiaTheme="minorHAnsi" w:hAnsiTheme="minorHAnsi" w:cstheme="minorHAnsi"/>
          <w:spacing w:val="-6"/>
          <w:kern w:val="2"/>
          <w:shd w:val="clear" w:color="auto" w:fill="FFFFFF"/>
          <w14:ligatures w14:val="standardContextual"/>
        </w:rPr>
        <w:t xml:space="preserve"> can be fine-tuned</w:t>
      </w:r>
      <w:r w:rsidRPr="002A4648">
        <w:rPr>
          <w:rFonts w:asciiTheme="minorHAnsi" w:eastAsiaTheme="minorHAnsi" w:hAnsiTheme="minorHAnsi" w:cstheme="minorHAnsi"/>
          <w:spacing w:val="-6"/>
          <w:kern w:val="2"/>
          <w:shd w:val="clear" w:color="auto" w:fill="FFFFFF"/>
          <w14:ligatures w14:val="standardContextual"/>
        </w:rPr>
        <w:t xml:space="preserve"> with its programmable rules, which minimizes false positives. To ensure precise detection, you can modify the criteria to match traits of malicious patterns.</w:t>
      </w:r>
    </w:p>
    <w:p w14:paraId="054AA259" w14:textId="77777777" w:rsidR="008F3F65" w:rsidRDefault="008F3F65" w:rsidP="005F07EC">
      <w:pPr>
        <w:pStyle w:val="NormalWeb"/>
        <w:jc w:val="both"/>
        <w:rPr>
          <w:rFonts w:asciiTheme="minorHAnsi" w:hAnsiTheme="minorHAnsi" w:cstheme="minorHAnsi"/>
          <w:spacing w:val="-6"/>
          <w:shd w:val="clear" w:color="auto" w:fill="FFFFFF"/>
        </w:rPr>
      </w:pPr>
      <w:r w:rsidRPr="005968B1">
        <w:rPr>
          <w:rFonts w:asciiTheme="minorHAnsi" w:hAnsiTheme="minorHAnsi" w:cstheme="minorHAnsi"/>
          <w:spacing w:val="-6"/>
          <w:shd w:val="clear" w:color="auto" w:fill="FFFFFF"/>
        </w:rPr>
        <w:t>Finally, YARA benefits from a collaborative community of security professionals who continuously contribute to its rule set. When a new exploit or vulnerability like the one described arises, security experts promptly develop and share YARA rules to detect and mitigate it. This collaborative approach ensures that organizations have access to the latest rules to defend against emerging threats.</w:t>
      </w:r>
    </w:p>
    <w:p w14:paraId="7DF856CF" w14:textId="350511FF" w:rsidR="008F3F65" w:rsidRPr="008F75D2" w:rsidRDefault="008F3F65" w:rsidP="005F07EC">
      <w:pPr>
        <w:pStyle w:val="Heading2"/>
      </w:pPr>
      <w:bookmarkStart w:id="21" w:name="_Toc140066123"/>
      <w:r>
        <w:t>CLAMAV in the Modern Threat Landscape</w:t>
      </w:r>
      <w:bookmarkEnd w:id="21"/>
    </w:p>
    <w:p w14:paraId="6F753604" w14:textId="7C675D5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proofErr w:type="spellStart"/>
      <w:r w:rsidRPr="00027B32">
        <w:rPr>
          <w:rFonts w:eastAsia="Times New Roman" w:cstheme="minorHAnsi"/>
          <w:spacing w:val="-6"/>
          <w:kern w:val="0"/>
          <w:shd w:val="clear" w:color="auto" w:fill="FFFFFF"/>
          <w14:ligatures w14:val="none"/>
        </w:rPr>
        <w:t>ClamAV</w:t>
      </w:r>
      <w:proofErr w:type="spellEnd"/>
      <w:r w:rsidRPr="00027B32">
        <w:rPr>
          <w:rFonts w:eastAsia="Times New Roman" w:cstheme="minorHAnsi"/>
          <w:spacing w:val="-6"/>
          <w:kern w:val="0"/>
          <w:shd w:val="clear" w:color="auto" w:fill="FFFFFF"/>
          <w14:ligatures w14:val="none"/>
        </w:rPr>
        <w:t xml:space="preserve"> is an open source</w:t>
      </w:r>
      <w:sdt>
        <w:sdtPr>
          <w:rPr>
            <w:rFonts w:eastAsia="Times New Roman" w:cstheme="minorHAnsi"/>
            <w:spacing w:val="-6"/>
            <w:kern w:val="0"/>
            <w:shd w:val="clear" w:color="auto" w:fill="FFFFFF"/>
            <w14:ligatures w14:val="none"/>
          </w:rPr>
          <w:id w:val="1476563079"/>
          <w:citation/>
        </w:sdtPr>
        <w:sdtEndPr/>
        <w:sdtContent>
          <w:r>
            <w:rPr>
              <w:rFonts w:eastAsia="Times New Roman" w:cstheme="minorHAnsi"/>
              <w:spacing w:val="-6"/>
              <w:kern w:val="0"/>
              <w:shd w:val="clear" w:color="auto" w:fill="FFFFFF"/>
              <w14:ligatures w14:val="none"/>
            </w:rPr>
            <w:fldChar w:fldCharType="begin"/>
          </w:r>
          <w:r>
            <w:rPr>
              <w:rFonts w:eastAsia="Times New Roman" w:cstheme="minorHAnsi"/>
              <w:spacing w:val="-6"/>
              <w:kern w:val="0"/>
              <w:shd w:val="clear" w:color="auto" w:fill="FFFFFF"/>
              <w14:ligatures w14:val="none"/>
            </w:rPr>
            <w:instrText xml:space="preserve"> CITATION Cla231 \l 1033 </w:instrText>
          </w:r>
          <w:r>
            <w:rPr>
              <w:rFonts w:eastAsia="Times New Roman" w:cstheme="minorHAnsi"/>
              <w:spacing w:val="-6"/>
              <w:kern w:val="0"/>
              <w:shd w:val="clear" w:color="auto" w:fill="FFFFFF"/>
              <w14:ligatures w14:val="none"/>
            </w:rPr>
            <w:fldChar w:fldCharType="separate"/>
          </w:r>
          <w:r w:rsidR="00836CD1">
            <w:rPr>
              <w:rFonts w:eastAsia="Times New Roman" w:cstheme="minorHAnsi"/>
              <w:noProof/>
              <w:spacing w:val="-6"/>
              <w:kern w:val="0"/>
              <w:shd w:val="clear" w:color="auto" w:fill="FFFFFF"/>
              <w14:ligatures w14:val="none"/>
            </w:rPr>
            <w:t xml:space="preserve"> </w:t>
          </w:r>
          <w:r w:rsidR="00836CD1" w:rsidRPr="00836CD1">
            <w:rPr>
              <w:rFonts w:eastAsia="Times New Roman" w:cstheme="minorHAnsi"/>
              <w:noProof/>
              <w:spacing w:val="-6"/>
              <w:kern w:val="0"/>
              <w:shd w:val="clear" w:color="auto" w:fill="FFFFFF"/>
              <w14:ligatures w14:val="none"/>
            </w:rPr>
            <w:t>(ClamAV, 2023)</w:t>
          </w:r>
          <w:r>
            <w:rPr>
              <w:rFonts w:eastAsia="Times New Roman" w:cstheme="minorHAnsi"/>
              <w:spacing w:val="-6"/>
              <w:kern w:val="0"/>
              <w:shd w:val="clear" w:color="auto" w:fill="FFFFFF"/>
              <w14:ligatures w14:val="none"/>
            </w:rPr>
            <w:fldChar w:fldCharType="end"/>
          </w:r>
        </w:sdtContent>
      </w:sdt>
      <w:r w:rsidRPr="00027B32">
        <w:rPr>
          <w:rFonts w:eastAsia="Times New Roman" w:cstheme="minorHAnsi"/>
          <w:spacing w:val="-6"/>
          <w:kern w:val="0"/>
          <w:shd w:val="clear" w:color="auto" w:fill="FFFFFF"/>
          <w14:ligatures w14:val="none"/>
        </w:rPr>
        <w:t xml:space="preserve"> (GPLv2) anti-virus toolkit, designed especially for e-mail scanning on mail gateways. It provides a flexible and scalable multi-threaded daemon, a command line scanner and advanced </w:t>
      </w:r>
      <w:proofErr w:type="gramStart"/>
      <w:r w:rsidRPr="00027B32">
        <w:rPr>
          <w:rFonts w:eastAsia="Times New Roman" w:cstheme="minorHAnsi"/>
          <w:spacing w:val="-6"/>
          <w:kern w:val="0"/>
          <w:shd w:val="clear" w:color="auto" w:fill="FFFFFF"/>
          <w14:ligatures w14:val="none"/>
        </w:rPr>
        <w:t>tool</w:t>
      </w:r>
      <w:proofErr w:type="gramEnd"/>
      <w:r w:rsidRPr="00027B32">
        <w:rPr>
          <w:rFonts w:eastAsia="Times New Roman" w:cstheme="minorHAnsi"/>
          <w:spacing w:val="-6"/>
          <w:kern w:val="0"/>
          <w:shd w:val="clear" w:color="auto" w:fill="FFFFFF"/>
          <w14:ligatures w14:val="none"/>
        </w:rPr>
        <w:t xml:space="preserve"> for automatic database updates</w:t>
      </w:r>
      <w:r>
        <w:rPr>
          <w:rFonts w:eastAsia="Times New Roman" w:cstheme="minorHAnsi"/>
          <w:spacing w:val="-6"/>
          <w:kern w:val="0"/>
          <w:shd w:val="clear" w:color="auto" w:fill="FFFFFF"/>
          <w14:ligatures w14:val="none"/>
        </w:rPr>
        <w:t xml:space="preserve">. </w:t>
      </w:r>
      <w:r w:rsidRPr="00027B32">
        <w:rPr>
          <w:rFonts w:eastAsia="Times New Roman" w:cstheme="minorHAnsi"/>
          <w:spacing w:val="-6"/>
          <w:kern w:val="0"/>
          <w:shd w:val="clear" w:color="auto" w:fill="FFFFFF"/>
          <w14:ligatures w14:val="none"/>
        </w:rPr>
        <w:t xml:space="preserve">The core of the package is an anti-virus engine available in </w:t>
      </w:r>
      <w:proofErr w:type="gramStart"/>
      <w:r w:rsidRPr="00027B32">
        <w:rPr>
          <w:rFonts w:eastAsia="Times New Roman" w:cstheme="minorHAnsi"/>
          <w:spacing w:val="-6"/>
          <w:kern w:val="0"/>
          <w:shd w:val="clear" w:color="auto" w:fill="FFFFFF"/>
          <w14:ligatures w14:val="none"/>
        </w:rPr>
        <w:t>a form</w:t>
      </w:r>
      <w:proofErr w:type="gramEnd"/>
      <w:r w:rsidRPr="00027B32">
        <w:rPr>
          <w:rFonts w:eastAsia="Times New Roman" w:cstheme="minorHAnsi"/>
          <w:spacing w:val="-6"/>
          <w:kern w:val="0"/>
          <w:shd w:val="clear" w:color="auto" w:fill="FFFFFF"/>
          <w14:ligatures w14:val="none"/>
        </w:rPr>
        <w:t xml:space="preserve"> of shared library. Real time protection (Linux only). The </w:t>
      </w:r>
      <w:proofErr w:type="spellStart"/>
      <w:r w:rsidRPr="00027B32">
        <w:rPr>
          <w:rFonts w:eastAsia="Times New Roman" w:cstheme="minorHAnsi"/>
          <w:spacing w:val="-6"/>
          <w:kern w:val="0"/>
          <w:shd w:val="clear" w:color="auto" w:fill="FFFFFF"/>
          <w14:ligatures w14:val="none"/>
        </w:rPr>
        <w:t>ClamOnAcc</w:t>
      </w:r>
      <w:proofErr w:type="spellEnd"/>
      <w:r w:rsidRPr="00027B32">
        <w:rPr>
          <w:rFonts w:eastAsia="Times New Roman" w:cstheme="minorHAnsi"/>
          <w:spacing w:val="-6"/>
          <w:kern w:val="0"/>
          <w:shd w:val="clear" w:color="auto" w:fill="FFFFFF"/>
          <w14:ligatures w14:val="none"/>
        </w:rPr>
        <w:t xml:space="preserve"> client for the </w:t>
      </w:r>
      <w:proofErr w:type="spellStart"/>
      <w:r w:rsidRPr="00027B32">
        <w:rPr>
          <w:rFonts w:eastAsia="Times New Roman" w:cstheme="minorHAnsi"/>
          <w:spacing w:val="-6"/>
          <w:kern w:val="0"/>
          <w:shd w:val="clear" w:color="auto" w:fill="FFFFFF"/>
          <w14:ligatures w14:val="none"/>
        </w:rPr>
        <w:t>ClamD</w:t>
      </w:r>
      <w:proofErr w:type="spellEnd"/>
      <w:r w:rsidRPr="00027B32">
        <w:rPr>
          <w:rFonts w:eastAsia="Times New Roman" w:cstheme="minorHAnsi"/>
          <w:spacing w:val="-6"/>
          <w:kern w:val="0"/>
          <w:shd w:val="clear" w:color="auto" w:fill="FFFFFF"/>
          <w14:ligatures w14:val="none"/>
        </w:rPr>
        <w:t xml:space="preserve"> scanning daemon provides</w:t>
      </w:r>
      <w:r w:rsidRPr="00147E99">
        <w:rPr>
          <w:rFonts w:eastAsia="Times New Roman" w:cstheme="minorHAnsi"/>
          <w:spacing w:val="-6"/>
          <w:kern w:val="0"/>
          <w:shd w:val="clear" w:color="auto" w:fill="FFFFFF"/>
          <w14:ligatures w14:val="none"/>
        </w:rPr>
        <w:t xml:space="preserve"> on-</w:t>
      </w:r>
      <w:r w:rsidRPr="00241D42">
        <w:rPr>
          <w:rFonts w:eastAsia="Times New Roman" w:cstheme="minorHAnsi"/>
          <w:spacing w:val="-6"/>
          <w:kern w:val="0"/>
          <w:shd w:val="clear" w:color="auto" w:fill="FFFFFF"/>
          <w14:ligatures w14:val="none"/>
        </w:rPr>
        <w:t>access scanning on modern versions of Linux. This includes an optional capability to block file access until a file has been scanned on-access prevention</w:t>
      </w:r>
      <w:r>
        <w:rPr>
          <w:rFonts w:eastAsia="Times New Roman" w:cstheme="minorHAnsi"/>
          <w:spacing w:val="-6"/>
          <w:kern w:val="0"/>
          <w:shd w:val="clear" w:color="auto" w:fill="FFFFFF"/>
          <w14:ligatures w14:val="none"/>
        </w:rPr>
        <w:t xml:space="preserve">. </w:t>
      </w:r>
      <w:proofErr w:type="spellStart"/>
      <w:r w:rsidRPr="00027B32">
        <w:rPr>
          <w:rFonts w:eastAsia="Times New Roman" w:cstheme="minorHAnsi"/>
          <w:spacing w:val="-6"/>
          <w:kern w:val="0"/>
          <w:shd w:val="clear" w:color="auto" w:fill="FFFFFF"/>
          <w14:ligatures w14:val="none"/>
        </w:rPr>
        <w:t>ClamAV's</w:t>
      </w:r>
      <w:proofErr w:type="spellEnd"/>
      <w:r w:rsidRPr="00027B32">
        <w:rPr>
          <w:rFonts w:eastAsia="Times New Roman" w:cstheme="minorHAnsi"/>
          <w:spacing w:val="-6"/>
          <w:kern w:val="0"/>
          <w:shd w:val="clear" w:color="auto" w:fill="FFFFFF"/>
          <w14:ligatures w14:val="none"/>
        </w:rPr>
        <w:t xml:space="preserve"> strength lies not only in its core capabilities but also in its timel</w:t>
      </w:r>
      <w:r>
        <w:rPr>
          <w:rFonts w:eastAsia="Times New Roman" w:cstheme="minorHAnsi"/>
          <w:spacing w:val="-6"/>
          <w:kern w:val="0"/>
          <w:shd w:val="clear" w:color="auto" w:fill="FFFFFF"/>
          <w14:ligatures w14:val="none"/>
        </w:rPr>
        <w:t>y</w:t>
      </w:r>
      <w:r w:rsidRPr="00027B32">
        <w:rPr>
          <w:rFonts w:eastAsia="Times New Roman" w:cstheme="minorHAnsi"/>
          <w:spacing w:val="-6"/>
          <w:kern w:val="0"/>
          <w:shd w:val="clear" w:color="auto" w:fill="FFFFFF"/>
          <w14:ligatures w14:val="none"/>
        </w:rPr>
        <w:t xml:space="preserve"> signature updates. The </w:t>
      </w:r>
      <w:proofErr w:type="spellStart"/>
      <w:r w:rsidRPr="00027B32">
        <w:rPr>
          <w:rFonts w:eastAsia="Times New Roman" w:cstheme="minorHAnsi"/>
          <w:spacing w:val="-6"/>
          <w:kern w:val="0"/>
          <w:shd w:val="clear" w:color="auto" w:fill="FFFFFF"/>
          <w14:ligatures w14:val="none"/>
        </w:rPr>
        <w:t>ClamAV</w:t>
      </w:r>
      <w:proofErr w:type="spellEnd"/>
      <w:r w:rsidRPr="00027B32">
        <w:rPr>
          <w:rFonts w:eastAsia="Times New Roman" w:cstheme="minorHAnsi"/>
          <w:spacing w:val="-6"/>
          <w:kern w:val="0"/>
          <w:shd w:val="clear" w:color="auto" w:fill="FFFFFF"/>
          <w14:ligatures w14:val="none"/>
        </w:rPr>
        <w:t xml:space="preserve"> community, comprising security professionals and researchers worldwide, actively contributes to maintaining a vast database of malware signatures. This collaborative effort ensures that </w:t>
      </w:r>
      <w:proofErr w:type="spellStart"/>
      <w:r w:rsidRPr="00027B32">
        <w:rPr>
          <w:rFonts w:eastAsia="Times New Roman" w:cstheme="minorHAnsi"/>
          <w:spacing w:val="-6"/>
          <w:kern w:val="0"/>
          <w:shd w:val="clear" w:color="auto" w:fill="FFFFFF"/>
          <w14:ligatures w14:val="none"/>
        </w:rPr>
        <w:t>ClamAV</w:t>
      </w:r>
      <w:proofErr w:type="spellEnd"/>
      <w:r w:rsidRPr="00027B32">
        <w:rPr>
          <w:rFonts w:eastAsia="Times New Roman" w:cstheme="minorHAnsi"/>
          <w:spacing w:val="-6"/>
          <w:kern w:val="0"/>
          <w:shd w:val="clear" w:color="auto" w:fill="FFFFFF"/>
          <w14:ligatures w14:val="none"/>
        </w:rPr>
        <w:t xml:space="preserve"> users receive regular updates containing the latest detection patterns, effectively combating emerging threats, including obfuscated, JavaScript-based, and encrypted malware. </w:t>
      </w:r>
    </w:p>
    <w:p w14:paraId="1E9027FA" w14:textId="3360C125" w:rsidR="008F3F65" w:rsidRPr="008F75D2" w:rsidRDefault="008F3F65" w:rsidP="005F07EC">
      <w:pPr>
        <w:pStyle w:val="Heading2"/>
      </w:pPr>
      <w:bookmarkStart w:id="22" w:name="_Toc140066124"/>
      <w:r>
        <w:lastRenderedPageBreak/>
        <w:t>PYPDF2</w:t>
      </w:r>
      <w:bookmarkEnd w:id="22"/>
    </w:p>
    <w:p w14:paraId="484AAA05" w14:textId="3B3A767A"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 xml:space="preserve">The power of YARA is evident however, to utilize YARA to its full potential, we integrated our source code with PyPDF2. </w:t>
      </w:r>
      <w:r w:rsidRPr="00CD1852">
        <w:rPr>
          <w:rFonts w:eastAsia="Times New Roman" w:cstheme="minorHAnsi"/>
          <w:spacing w:val="-6"/>
          <w:kern w:val="0"/>
          <w:shd w:val="clear" w:color="auto" w:fill="FFFFFF"/>
          <w14:ligatures w14:val="none"/>
        </w:rPr>
        <w:t>PyPDF2 is a pure-python PDF library that is free and open-source and can split, merge, crop, and alter the pages of PDF files. Additionally, it may give PDF files password protection, bespoke data, and viewing options. From PDFs, PyPDF2 can also extract text and metadata.</w:t>
      </w:r>
      <w:r>
        <w:rPr>
          <w:rFonts w:eastAsia="Times New Roman" w:cstheme="minorHAnsi"/>
          <w:spacing w:val="-6"/>
          <w:kern w:val="0"/>
          <w:shd w:val="clear" w:color="auto" w:fill="FFFFFF"/>
          <w14:ligatures w14:val="none"/>
        </w:rPr>
        <w:t xml:space="preserve"> In the Sweeper code, we utilize PyPDF2 to extract JavaScript and </w:t>
      </w:r>
      <w:proofErr w:type="spellStart"/>
      <w:r>
        <w:rPr>
          <w:rFonts w:eastAsia="Times New Roman" w:cstheme="minorHAnsi"/>
          <w:spacing w:val="-6"/>
          <w:kern w:val="0"/>
          <w:shd w:val="clear" w:color="auto" w:fill="FFFFFF"/>
          <w14:ligatures w14:val="none"/>
        </w:rPr>
        <w:t>OpenAction</w:t>
      </w:r>
      <w:proofErr w:type="spellEnd"/>
      <w:r>
        <w:rPr>
          <w:rFonts w:eastAsia="Times New Roman" w:cstheme="minorHAnsi"/>
          <w:spacing w:val="-6"/>
          <w:kern w:val="0"/>
          <w:shd w:val="clear" w:color="auto" w:fill="FFFFFF"/>
          <w14:ligatures w14:val="none"/>
        </w:rPr>
        <w:t xml:space="preserve"> objects of the PDF, parse these objects to YARA for a final check against the rule set.</w:t>
      </w:r>
      <w:sdt>
        <w:sdtPr>
          <w:rPr>
            <w:rFonts w:eastAsia="Times New Roman" w:cstheme="minorHAnsi"/>
            <w:spacing w:val="-6"/>
            <w:kern w:val="0"/>
            <w:shd w:val="clear" w:color="auto" w:fill="FFFFFF"/>
            <w14:ligatures w14:val="none"/>
          </w:rPr>
          <w:id w:val="1670053566"/>
          <w:citation/>
        </w:sdtPr>
        <w:sdtEndPr/>
        <w:sdtContent>
          <w:r>
            <w:rPr>
              <w:rFonts w:eastAsia="Times New Roman" w:cstheme="minorHAnsi"/>
              <w:spacing w:val="-6"/>
              <w:kern w:val="0"/>
              <w:shd w:val="clear" w:color="auto" w:fill="FFFFFF"/>
              <w14:ligatures w14:val="none"/>
            </w:rPr>
            <w:fldChar w:fldCharType="begin"/>
          </w:r>
          <w:r>
            <w:rPr>
              <w:rFonts w:eastAsia="Times New Roman" w:cstheme="minorHAnsi"/>
              <w:spacing w:val="-6"/>
              <w:kern w:val="0"/>
              <w:shd w:val="clear" w:color="auto" w:fill="FFFFFF"/>
              <w14:ligatures w14:val="none"/>
            </w:rPr>
            <w:instrText xml:space="preserve"> CITATION PyP23 \l 1033 </w:instrText>
          </w:r>
          <w:r>
            <w:rPr>
              <w:rFonts w:eastAsia="Times New Roman" w:cstheme="minorHAnsi"/>
              <w:spacing w:val="-6"/>
              <w:kern w:val="0"/>
              <w:shd w:val="clear" w:color="auto" w:fill="FFFFFF"/>
              <w14:ligatures w14:val="none"/>
            </w:rPr>
            <w:fldChar w:fldCharType="separate"/>
          </w:r>
          <w:r w:rsidR="00836CD1">
            <w:rPr>
              <w:rFonts w:eastAsia="Times New Roman" w:cstheme="minorHAnsi"/>
              <w:noProof/>
              <w:spacing w:val="-6"/>
              <w:kern w:val="0"/>
              <w:shd w:val="clear" w:color="auto" w:fill="FFFFFF"/>
              <w14:ligatures w14:val="none"/>
            </w:rPr>
            <w:t xml:space="preserve"> </w:t>
          </w:r>
          <w:r w:rsidR="00836CD1" w:rsidRPr="00836CD1">
            <w:rPr>
              <w:rFonts w:eastAsia="Times New Roman" w:cstheme="minorHAnsi"/>
              <w:noProof/>
              <w:spacing w:val="-6"/>
              <w:kern w:val="0"/>
              <w:shd w:val="clear" w:color="auto" w:fill="FFFFFF"/>
              <w14:ligatures w14:val="none"/>
            </w:rPr>
            <w:t>(PyPDF2, 2023)</w:t>
          </w:r>
          <w:r>
            <w:rPr>
              <w:rFonts w:eastAsia="Times New Roman" w:cstheme="minorHAnsi"/>
              <w:spacing w:val="-6"/>
              <w:kern w:val="0"/>
              <w:shd w:val="clear" w:color="auto" w:fill="FFFFFF"/>
              <w14:ligatures w14:val="none"/>
            </w:rPr>
            <w:fldChar w:fldCharType="end"/>
          </w:r>
        </w:sdtContent>
      </w:sdt>
    </w:p>
    <w:p w14:paraId="73695343" w14:textId="77777777" w:rsidR="008F3F65" w:rsidRDefault="008F3F65" w:rsidP="005F07EC">
      <w:pPr>
        <w:spacing w:before="100" w:beforeAutospacing="1" w:after="100" w:afterAutospacing="1"/>
        <w:jc w:val="both"/>
      </w:pPr>
      <w:r w:rsidRPr="00BE08D8">
        <w:rPr>
          <w:rFonts w:eastAsia="Times New Roman" w:cstheme="minorHAnsi"/>
          <w:spacing w:val="-6"/>
          <w:kern w:val="0"/>
          <w:shd w:val="clear" w:color="auto" w:fill="FFFFFF"/>
          <w14:ligatures w14:val="none"/>
        </w:rPr>
        <w:t>The goal of the project Sweeper is to create an effective and accurate pdf scanner and provide a functional user interface on which strong technical controls to further reduce attack vectors. Sweepers front end allows a file submission form which checks the validates the file type, size and most importantly sanitizes the file name to prevent injection which could lead to path traversal on the host server.</w:t>
      </w:r>
      <w:r w:rsidRPr="00BE08D8">
        <w:t xml:space="preserve"> </w:t>
      </w:r>
    </w:p>
    <w:p w14:paraId="21DE6BCE" w14:textId="4A5995E9" w:rsidR="008F3F65" w:rsidRPr="008F75D2" w:rsidRDefault="008F3F65" w:rsidP="005F07EC">
      <w:pPr>
        <w:pStyle w:val="Heading2"/>
      </w:pPr>
      <w:bookmarkStart w:id="23" w:name="_Toc140066125"/>
      <w:r>
        <w:t>Magic Module</w:t>
      </w:r>
      <w:bookmarkEnd w:id="23"/>
    </w:p>
    <w:p w14:paraId="27C2382D" w14:textId="443AD42E" w:rsidR="008F3F65" w:rsidRDefault="008F3F65" w:rsidP="66286E10">
      <w:pPr>
        <w:spacing w:before="100" w:beforeAutospacing="1" w:after="100" w:afterAutospacing="1"/>
        <w:jc w:val="both"/>
        <w:rPr>
          <w:rFonts w:eastAsia="Times New Roman"/>
          <w:spacing w:val="-6"/>
          <w:kern w:val="0"/>
          <w:shd w:val="clear" w:color="auto" w:fill="FFFFFF"/>
          <w14:ligatures w14:val="none"/>
        </w:rPr>
      </w:pPr>
      <w:r w:rsidRPr="00BE08D8">
        <w:t xml:space="preserve">The </w:t>
      </w:r>
      <w:r w:rsidRPr="66286E10">
        <w:rPr>
          <w:rFonts w:eastAsia="Times New Roman"/>
          <w:spacing w:val="-6"/>
          <w:kern w:val="0"/>
          <w:shd w:val="clear" w:color="auto" w:fill="FFFFFF"/>
          <w14:ligatures w14:val="none"/>
        </w:rPr>
        <w:t xml:space="preserve">Sweeper web application uses the magic module </w:t>
      </w:r>
      <w:sdt>
        <w:sdtPr>
          <w:rPr>
            <w:rFonts w:eastAsia="Times New Roman"/>
            <w:spacing w:val="-6"/>
            <w:kern w:val="0"/>
            <w:shd w:val="clear" w:color="auto" w:fill="FFFFFF"/>
            <w14:ligatures w14:val="none"/>
          </w:rPr>
          <w:id w:val="804745352"/>
          <w:placeholder>
            <w:docPart w:val="DefaultPlaceholder_1081868574"/>
          </w:placeholder>
          <w:citation/>
        </w:sdtPr>
        <w:sdtEndPr/>
        <w:sdtContent>
          <w:r w:rsidRPr="66286E10">
            <w:rPr>
              <w:rFonts w:eastAsia="Times New Roman"/>
              <w:spacing w:val="-6"/>
              <w:kern w:val="0"/>
              <w:shd w:val="clear" w:color="auto" w:fill="FFFFFF"/>
              <w14:ligatures w14:val="none"/>
            </w:rPr>
            <w:fldChar w:fldCharType="begin"/>
          </w:r>
          <w:r w:rsidRPr="66286E10">
            <w:rPr>
              <w:rFonts w:eastAsia="Times New Roman"/>
              <w:spacing w:val="-6"/>
              <w:kern w:val="0"/>
              <w:shd w:val="clear" w:color="auto" w:fill="FFFFFF"/>
              <w14:ligatures w14:val="none"/>
            </w:rPr>
            <w:instrText xml:space="preserve"> CITATION Dan23 \l 1033 </w:instrText>
          </w:r>
          <w:r w:rsidRPr="66286E10">
            <w:rPr>
              <w:rFonts w:eastAsia="Times New Roman"/>
              <w:spacing w:val="-6"/>
              <w:kern w:val="0"/>
              <w:shd w:val="clear" w:color="auto" w:fill="FFFFFF"/>
              <w14:ligatures w14:val="none"/>
            </w:rPr>
            <w:fldChar w:fldCharType="separate"/>
          </w:r>
          <w:r w:rsidR="00836CD1" w:rsidRPr="66286E10">
            <w:rPr>
              <w:rFonts w:eastAsia="Times New Roman"/>
              <w:noProof/>
              <w:spacing w:val="-6"/>
              <w:kern w:val="0"/>
              <w:shd w:val="clear" w:color="auto" w:fill="FFFFFF"/>
              <w14:ligatures w14:val="none"/>
            </w:rPr>
            <w:t>(Daniel Mendler, 2023)</w:t>
          </w:r>
          <w:r w:rsidRPr="66286E10">
            <w:rPr>
              <w:rFonts w:eastAsia="Times New Roman"/>
              <w:spacing w:val="-6"/>
              <w:kern w:val="0"/>
              <w:shd w:val="clear" w:color="auto" w:fill="FFFFFF"/>
              <w14:ligatures w14:val="none"/>
            </w:rPr>
            <w:fldChar w:fldCharType="end"/>
          </w:r>
        </w:sdtContent>
      </w:sdt>
      <w:r w:rsidRPr="66286E10">
        <w:rPr>
          <w:rFonts w:eastAsia="Times New Roman"/>
          <w:spacing w:val="-6"/>
          <w:kern w:val="0"/>
          <w:shd w:val="clear" w:color="auto" w:fill="FFFFFF"/>
          <w14:ligatures w14:val="none"/>
        </w:rPr>
        <w:t xml:space="preserve"> to determine the MIME type of </w:t>
      </w:r>
      <w:r w:rsidR="0E645B11" w:rsidRPr="66286E10">
        <w:rPr>
          <w:rFonts w:eastAsia="Times New Roman"/>
          <w:spacing w:val="-6"/>
          <w:kern w:val="0"/>
          <w:shd w:val="clear" w:color="auto" w:fill="FFFFFF"/>
          <w14:ligatures w14:val="none"/>
        </w:rPr>
        <w:t>file</w:t>
      </w:r>
      <w:r w:rsidRPr="66286E10">
        <w:rPr>
          <w:rFonts w:eastAsia="Times New Roman"/>
          <w:spacing w:val="-6"/>
          <w:kern w:val="0"/>
          <w:shd w:val="clear" w:color="auto" w:fill="FFFFFF"/>
          <w14:ligatures w14:val="none"/>
        </w:rPr>
        <w:t xml:space="preserve"> content. By checking that the MIME type is "application/pdf," it ensures that the uploaded file truly contains PDF data. The application also </w:t>
      </w:r>
      <w:r w:rsidR="088C68B4" w:rsidRPr="66286E10">
        <w:rPr>
          <w:rFonts w:eastAsia="Times New Roman"/>
          <w:spacing w:val="-6"/>
          <w:kern w:val="0"/>
          <w:shd w:val="clear" w:color="auto" w:fill="FFFFFF"/>
          <w14:ligatures w14:val="none"/>
        </w:rPr>
        <w:t>extracts</w:t>
      </w:r>
      <w:r w:rsidRPr="66286E10">
        <w:rPr>
          <w:rFonts w:eastAsia="Times New Roman"/>
          <w:spacing w:val="-6"/>
          <w:kern w:val="0"/>
          <w:shd w:val="clear" w:color="auto" w:fill="FFFFFF"/>
          <w14:ligatures w14:val="none"/>
        </w:rPr>
        <w:t xml:space="preserve"> the file name without any directory components. This validation helps guard against potential attacks where an attacker may attempt to upload a file with a misleading extension and path traversal </w:t>
      </w:r>
      <w:r w:rsidR="37289465" w:rsidRPr="66286E10">
        <w:rPr>
          <w:rFonts w:eastAsia="Times New Roman"/>
          <w:spacing w:val="-6"/>
          <w:kern w:val="0"/>
          <w:shd w:val="clear" w:color="auto" w:fill="FFFFFF"/>
          <w14:ligatures w14:val="none"/>
        </w:rPr>
        <w:t>attacks,</w:t>
      </w:r>
      <w:r w:rsidRPr="66286E10">
        <w:rPr>
          <w:rFonts w:eastAsia="Times New Roman"/>
          <w:spacing w:val="-6"/>
          <w:kern w:val="0"/>
          <w:shd w:val="clear" w:color="auto" w:fill="FFFFFF"/>
          <w14:ligatures w14:val="none"/>
        </w:rPr>
        <w:t xml:space="preserve"> respectively.</w:t>
      </w:r>
      <w:r w:rsidR="00AC45EA" w:rsidRPr="66286E10">
        <w:rPr>
          <w:rFonts w:eastAsia="Times New Roman"/>
          <w:spacing w:val="-6"/>
          <w:kern w:val="0"/>
          <w:shd w:val="clear" w:color="auto" w:fill="FFFFFF"/>
          <w14:ligatures w14:val="none"/>
        </w:rPr>
        <w:t xml:space="preserve"> </w:t>
      </w:r>
    </w:p>
    <w:p w14:paraId="54A53B0E" w14:textId="4D978CC0" w:rsidR="00B740DE" w:rsidRDefault="00B740DE" w:rsidP="005F07EC">
      <w:pPr>
        <w:pStyle w:val="Heading2"/>
        <w:rPr>
          <w:rFonts w:eastAsia="Times New Roman"/>
          <w:shd w:val="clear" w:color="auto" w:fill="FFFFFF"/>
        </w:rPr>
      </w:pPr>
      <w:bookmarkStart w:id="24" w:name="_Toc140066126"/>
      <w:r>
        <w:rPr>
          <w:rFonts w:eastAsia="Times New Roman"/>
          <w:shd w:val="clear" w:color="auto" w:fill="FFFFFF"/>
        </w:rPr>
        <w:t>Access Control Application</w:t>
      </w:r>
      <w:bookmarkEnd w:id="24"/>
    </w:p>
    <w:p w14:paraId="116E46C8" w14:textId="21665292" w:rsidR="00B740DE" w:rsidRPr="00B740DE" w:rsidRDefault="00B740DE" w:rsidP="005F07EC">
      <w:pPr>
        <w:spacing w:before="100" w:beforeAutospacing="1" w:after="100" w:afterAutospacing="1"/>
        <w:jc w:val="both"/>
        <w:rPr>
          <w:rFonts w:eastAsia="Times New Roman" w:cstheme="minorHAnsi"/>
          <w:spacing w:val="-6"/>
          <w:kern w:val="0"/>
          <w:shd w:val="clear" w:color="auto" w:fill="FFFFFF"/>
          <w14:ligatures w14:val="none"/>
        </w:rPr>
      </w:pPr>
      <w:r w:rsidRPr="00B740DE">
        <w:rPr>
          <w:rFonts w:eastAsia="Times New Roman" w:cstheme="minorHAnsi"/>
          <w:spacing w:val="-6"/>
          <w:kern w:val="0"/>
          <w:shd w:val="clear" w:color="auto" w:fill="FFFFFF"/>
          <w14:ligatures w14:val="none"/>
        </w:rPr>
        <w:t xml:space="preserve">In Enterprise networks, there have been multiple issues of Access Control misconfiguration; most cyber-attacks are usually targeted at users with privileged access. </w:t>
      </w:r>
      <w:r>
        <w:rPr>
          <w:rFonts w:eastAsia="Times New Roman" w:cstheme="minorHAnsi"/>
          <w:spacing w:val="-6"/>
          <w:kern w:val="0"/>
          <w:shd w:val="clear" w:color="auto" w:fill="FFFFFF"/>
          <w14:ligatures w14:val="none"/>
        </w:rPr>
        <w:t xml:space="preserve">Security administrators can be rest assured that once, files have been isolated, only authorized users will have access to the directory which contains the suspicious PDFs. With the implementation of a simple access control web application, which provides authenticated access via username and a salted </w:t>
      </w:r>
      <w:proofErr w:type="spellStart"/>
      <w:r>
        <w:rPr>
          <w:rFonts w:eastAsia="Times New Roman" w:cstheme="minorHAnsi"/>
          <w:spacing w:val="-6"/>
          <w:kern w:val="0"/>
          <w:shd w:val="clear" w:color="auto" w:fill="FFFFFF"/>
          <w14:ligatures w14:val="none"/>
        </w:rPr>
        <w:t>bcrypt</w:t>
      </w:r>
      <w:proofErr w:type="spellEnd"/>
      <w:r>
        <w:rPr>
          <w:rFonts w:eastAsia="Times New Roman" w:cstheme="minorHAnsi"/>
          <w:spacing w:val="-6"/>
          <w:kern w:val="0"/>
          <w:shd w:val="clear" w:color="auto" w:fill="FFFFFF"/>
          <w14:ligatures w14:val="none"/>
        </w:rPr>
        <w:t xml:space="preserve"> password hash. </w:t>
      </w:r>
      <w:r w:rsidRPr="00B740DE">
        <w:rPr>
          <w:rFonts w:eastAsia="Times New Roman" w:cstheme="minorHAnsi"/>
          <w:spacing w:val="-6"/>
          <w:kern w:val="0"/>
          <w:shd w:val="clear" w:color="auto" w:fill="FFFFFF"/>
          <w14:ligatures w14:val="none"/>
        </w:rPr>
        <w:t>Credential hash authentication allows for granular Authentication, enabling privileged users to access the quarantine directory. This will prevent erroneous access to harmful files by other users on the network.</w:t>
      </w:r>
    </w:p>
    <w:p w14:paraId="74EDFAAA" w14:textId="4E9E2B71" w:rsidR="00B740DE" w:rsidRDefault="00B740DE" w:rsidP="005F07EC">
      <w:pPr>
        <w:spacing w:before="100" w:beforeAutospacing="1" w:after="100" w:afterAutospacing="1"/>
        <w:jc w:val="both"/>
        <w:rPr>
          <w:rFonts w:eastAsia="Times New Roman" w:cstheme="minorHAnsi"/>
          <w:spacing w:val="-6"/>
          <w:kern w:val="0"/>
          <w:shd w:val="clear" w:color="auto" w:fill="FFFFFF"/>
          <w14:ligatures w14:val="none"/>
        </w:rPr>
      </w:pPr>
    </w:p>
    <w:p w14:paraId="200F2839" w14:textId="77777777" w:rsidR="00C10ADE" w:rsidRDefault="00C10ADE" w:rsidP="005F07EC">
      <w:pPr>
        <w:spacing w:before="100" w:beforeAutospacing="1" w:after="100" w:afterAutospacing="1"/>
        <w:jc w:val="both"/>
        <w:rPr>
          <w:rFonts w:eastAsia="Times New Roman" w:cstheme="minorHAnsi"/>
          <w:spacing w:val="-6"/>
          <w:kern w:val="0"/>
          <w:shd w:val="clear" w:color="auto" w:fill="FFFFFF"/>
          <w14:ligatures w14:val="none"/>
        </w:rPr>
      </w:pPr>
    </w:p>
    <w:p w14:paraId="3D9BA455" w14:textId="422844E2" w:rsidR="00C10ADE" w:rsidRPr="00C10ADE" w:rsidRDefault="00C10ADE" w:rsidP="005F07EC">
      <w:pPr>
        <w:pStyle w:val="Heading2"/>
      </w:pPr>
      <w:bookmarkStart w:id="25" w:name="_Toc140066127"/>
      <w:r>
        <w:t>Conclusion of State of the Art</w:t>
      </w:r>
      <w:bookmarkEnd w:id="25"/>
    </w:p>
    <w:p w14:paraId="54CAED50" w14:textId="36F2C752" w:rsidR="00AC45EA" w:rsidRPr="00AC45EA" w:rsidRDefault="00AC45EA" w:rsidP="005F07EC">
      <w:pPr>
        <w:spacing w:before="100" w:beforeAutospacing="1" w:after="100" w:afterAutospacing="1"/>
        <w:jc w:val="both"/>
        <w:rPr>
          <w:rFonts w:eastAsia="Times New Roman" w:cstheme="minorHAnsi"/>
          <w:spacing w:val="-6"/>
          <w:kern w:val="0"/>
          <w:shd w:val="clear" w:color="auto" w:fill="FFFFFF"/>
          <w14:ligatures w14:val="none"/>
        </w:rPr>
      </w:pPr>
      <w:r w:rsidRPr="00AC45EA">
        <w:rPr>
          <w:rFonts w:eastAsia="Times New Roman" w:cstheme="minorHAnsi"/>
          <w:spacing w:val="-6"/>
          <w:kern w:val="0"/>
          <w:shd w:val="clear" w:color="auto" w:fill="FFFFFF"/>
          <w14:ligatures w14:val="none"/>
        </w:rPr>
        <w:t xml:space="preserve">By incorporating </w:t>
      </w:r>
      <w:proofErr w:type="spellStart"/>
      <w:r w:rsidRPr="00AC45EA">
        <w:rPr>
          <w:rFonts w:eastAsia="Times New Roman" w:cstheme="minorHAnsi"/>
          <w:spacing w:val="-6"/>
          <w:kern w:val="0"/>
          <w:shd w:val="clear" w:color="auto" w:fill="FFFFFF"/>
          <w14:ligatures w14:val="none"/>
        </w:rPr>
        <w:t>ClamAV</w:t>
      </w:r>
      <w:proofErr w:type="spellEnd"/>
      <w:r w:rsidRPr="00AC45EA">
        <w:rPr>
          <w:rFonts w:eastAsia="Times New Roman" w:cstheme="minorHAnsi"/>
          <w:spacing w:val="-6"/>
          <w:kern w:val="0"/>
          <w:shd w:val="clear" w:color="auto" w:fill="FFFFFF"/>
          <w14:ligatures w14:val="none"/>
        </w:rPr>
        <w:t xml:space="preserve">, a highly reputable and widely used antivirus engine, </w:t>
      </w:r>
      <w:r>
        <w:rPr>
          <w:rFonts w:eastAsia="Times New Roman" w:cstheme="minorHAnsi"/>
          <w:spacing w:val="-6"/>
          <w:kern w:val="0"/>
          <w:shd w:val="clear" w:color="auto" w:fill="FFFFFF"/>
          <w14:ligatures w14:val="none"/>
        </w:rPr>
        <w:t>Sweeper</w:t>
      </w:r>
      <w:r w:rsidRPr="00AC45EA">
        <w:rPr>
          <w:rFonts w:eastAsia="Times New Roman" w:cstheme="minorHAnsi"/>
          <w:spacing w:val="-6"/>
          <w:kern w:val="0"/>
          <w:shd w:val="clear" w:color="auto" w:fill="FFFFFF"/>
          <w14:ligatures w14:val="none"/>
        </w:rPr>
        <w:t xml:space="preserve"> benefits from its extensive virus signature database and sophisticated scanning algorithms. This integration ensures </w:t>
      </w:r>
      <w:r>
        <w:rPr>
          <w:rFonts w:eastAsia="Times New Roman" w:cstheme="minorHAnsi"/>
          <w:spacing w:val="-6"/>
          <w:kern w:val="0"/>
          <w:shd w:val="clear" w:color="auto" w:fill="FFFFFF"/>
          <w14:ligatures w14:val="none"/>
        </w:rPr>
        <w:t>on time access to a broad and updated database</w:t>
      </w:r>
      <w:r w:rsidRPr="00AC45EA">
        <w:rPr>
          <w:rFonts w:eastAsia="Times New Roman" w:cstheme="minorHAnsi"/>
          <w:spacing w:val="-6"/>
          <w:kern w:val="0"/>
          <w:shd w:val="clear" w:color="auto" w:fill="FFFFFF"/>
          <w14:ligatures w14:val="none"/>
        </w:rPr>
        <w:t xml:space="preserve">, </w:t>
      </w:r>
      <w:r>
        <w:rPr>
          <w:rFonts w:eastAsia="Times New Roman" w:cstheme="minorHAnsi"/>
          <w:spacing w:val="-6"/>
          <w:kern w:val="0"/>
          <w:shd w:val="clear" w:color="auto" w:fill="FFFFFF"/>
          <w14:ligatures w14:val="none"/>
        </w:rPr>
        <w:t xml:space="preserve">to identify known </w:t>
      </w:r>
      <w:r w:rsidRPr="00AC45EA">
        <w:rPr>
          <w:rFonts w:eastAsia="Times New Roman" w:cstheme="minorHAnsi"/>
          <w:spacing w:val="-6"/>
          <w:kern w:val="0"/>
          <w:shd w:val="clear" w:color="auto" w:fill="FFFFFF"/>
          <w14:ligatures w14:val="none"/>
        </w:rPr>
        <w:t>viruses, and other malicious elements within PDF files.</w:t>
      </w:r>
    </w:p>
    <w:p w14:paraId="07FEE650" w14:textId="430527DB" w:rsidR="00AC45EA" w:rsidRPr="00AC45EA" w:rsidRDefault="00AC45EA" w:rsidP="005F07EC">
      <w:pPr>
        <w:spacing w:before="100" w:beforeAutospacing="1" w:after="100" w:afterAutospacing="1"/>
        <w:jc w:val="both"/>
        <w:rPr>
          <w:rFonts w:eastAsia="Times New Roman" w:cstheme="minorHAnsi"/>
          <w:spacing w:val="-6"/>
          <w:kern w:val="0"/>
          <w:shd w:val="clear" w:color="auto" w:fill="FFFFFF"/>
          <w14:ligatures w14:val="none"/>
        </w:rPr>
      </w:pPr>
      <w:r w:rsidRPr="00AC45EA">
        <w:rPr>
          <w:rFonts w:eastAsia="Times New Roman" w:cstheme="minorHAnsi"/>
          <w:spacing w:val="-6"/>
          <w:kern w:val="0"/>
          <w:shd w:val="clear" w:color="auto" w:fill="FFFFFF"/>
          <w14:ligatures w14:val="none"/>
        </w:rPr>
        <w:lastRenderedPageBreak/>
        <w:t xml:space="preserve">Furthermore, the integration of YARA, a powerful pattern matching tool, enhances the effectiveness and versatility of your script. YARA enables the creation of custom rules and signatures that can be tailored to specific threats or targeted attacks. </w:t>
      </w:r>
      <w:r>
        <w:t>YARA supports regular expressions, which are powerful tools for pattern matching. Regular expressions enable the detection of complex obfuscation patterns, such as character substitutions or encoding schemes.</w:t>
      </w:r>
      <w:r w:rsidR="00BD527B" w:rsidRPr="00BD527B">
        <w:t xml:space="preserve"> </w:t>
      </w:r>
      <w:r w:rsidR="00BD527B">
        <w:t>YARA rules can be easily shared and reused, fostering collaboration within the security community. There is a vast collection of pre-existing YARA rules available, covering a wide range of obfuscation techniques and other security-related patterns.</w:t>
      </w:r>
    </w:p>
    <w:p w14:paraId="3D25909D" w14:textId="723DD2B8" w:rsidR="00AC45EA" w:rsidRDefault="00AC45EA" w:rsidP="005F07EC">
      <w:pPr>
        <w:spacing w:before="100" w:beforeAutospacing="1" w:after="100" w:afterAutospacing="1"/>
        <w:jc w:val="both"/>
        <w:rPr>
          <w:rFonts w:eastAsia="Times New Roman" w:cstheme="minorHAnsi"/>
          <w:spacing w:val="-6"/>
          <w:kern w:val="0"/>
          <w:shd w:val="clear" w:color="auto" w:fill="FFFFFF"/>
          <w14:ligatures w14:val="none"/>
        </w:rPr>
      </w:pPr>
      <w:r w:rsidRPr="00AC45EA">
        <w:rPr>
          <w:rFonts w:eastAsia="Times New Roman" w:cstheme="minorHAnsi"/>
          <w:spacing w:val="-6"/>
          <w:kern w:val="0"/>
          <w:shd w:val="clear" w:color="auto" w:fill="FFFFFF"/>
          <w14:ligatures w14:val="none"/>
        </w:rPr>
        <w:t>The inclusion of pyPDF2 for object extraction adds another layer of functionality and feasibility</w:t>
      </w:r>
      <w:r w:rsidR="00BD527B">
        <w:rPr>
          <w:rFonts w:eastAsia="Times New Roman" w:cstheme="minorHAnsi"/>
          <w:spacing w:val="-6"/>
          <w:kern w:val="0"/>
          <w:shd w:val="clear" w:color="auto" w:fill="FFFFFF"/>
          <w14:ligatures w14:val="none"/>
        </w:rPr>
        <w:t xml:space="preserve">. </w:t>
      </w:r>
      <w:r w:rsidRPr="00AC45EA">
        <w:rPr>
          <w:rFonts w:eastAsia="Times New Roman" w:cstheme="minorHAnsi"/>
          <w:spacing w:val="-6"/>
          <w:kern w:val="0"/>
          <w:shd w:val="clear" w:color="auto" w:fill="FFFFFF"/>
          <w14:ligatures w14:val="none"/>
        </w:rPr>
        <w:t xml:space="preserve">By leveraging the capabilities of pyPDF2, </w:t>
      </w:r>
      <w:r w:rsidR="00BD527B">
        <w:rPr>
          <w:rFonts w:eastAsia="Times New Roman" w:cstheme="minorHAnsi"/>
          <w:spacing w:val="-6"/>
          <w:kern w:val="0"/>
          <w:shd w:val="clear" w:color="auto" w:fill="FFFFFF"/>
          <w14:ligatures w14:val="none"/>
        </w:rPr>
        <w:t>Sweepers</w:t>
      </w:r>
      <w:r w:rsidRPr="00AC45EA">
        <w:rPr>
          <w:rFonts w:eastAsia="Times New Roman" w:cstheme="minorHAnsi"/>
          <w:spacing w:val="-6"/>
          <w:kern w:val="0"/>
          <w:shd w:val="clear" w:color="auto" w:fill="FFFFFF"/>
          <w14:ligatures w14:val="none"/>
        </w:rPr>
        <w:t xml:space="preserve"> extrac</w:t>
      </w:r>
      <w:r w:rsidR="00BD527B">
        <w:rPr>
          <w:rFonts w:eastAsia="Times New Roman" w:cstheme="minorHAnsi"/>
          <w:spacing w:val="-6"/>
          <w:kern w:val="0"/>
          <w:shd w:val="clear" w:color="auto" w:fill="FFFFFF"/>
          <w14:ligatures w14:val="none"/>
        </w:rPr>
        <w:t>ts</w:t>
      </w:r>
      <w:r w:rsidRPr="00AC45EA">
        <w:rPr>
          <w:rFonts w:eastAsia="Times New Roman" w:cstheme="minorHAnsi"/>
          <w:spacing w:val="-6"/>
          <w:kern w:val="0"/>
          <w:shd w:val="clear" w:color="auto" w:fill="FFFFFF"/>
          <w14:ligatures w14:val="none"/>
        </w:rPr>
        <w:t xml:space="preserve"> </w:t>
      </w:r>
      <w:r w:rsidR="00BD527B">
        <w:rPr>
          <w:rFonts w:eastAsia="Times New Roman" w:cstheme="minorHAnsi"/>
          <w:spacing w:val="-6"/>
          <w:kern w:val="0"/>
          <w:shd w:val="clear" w:color="auto" w:fill="FFFFFF"/>
          <w14:ligatures w14:val="none"/>
        </w:rPr>
        <w:t>PDF objects</w:t>
      </w:r>
      <w:r w:rsidRPr="00AC45EA">
        <w:rPr>
          <w:rFonts w:eastAsia="Times New Roman" w:cstheme="minorHAnsi"/>
          <w:spacing w:val="-6"/>
          <w:kern w:val="0"/>
          <w:shd w:val="clear" w:color="auto" w:fill="FFFFFF"/>
          <w14:ligatures w14:val="none"/>
        </w:rPr>
        <w:t xml:space="preserve"> from PDF files, facilitating a comprehensive analysis of their contents. This enables deeper inspection of potentially malicious or suspicious elements within the files, contributing to the overall robustness </w:t>
      </w:r>
      <w:r w:rsidR="00BD527B">
        <w:rPr>
          <w:rFonts w:eastAsia="Times New Roman" w:cstheme="minorHAnsi"/>
          <w:spacing w:val="-6"/>
          <w:kern w:val="0"/>
          <w:shd w:val="clear" w:color="auto" w:fill="FFFFFF"/>
          <w14:ligatures w14:val="none"/>
        </w:rPr>
        <w:t>of the script</w:t>
      </w:r>
      <w:r w:rsidRPr="00AC45EA">
        <w:rPr>
          <w:rFonts w:eastAsia="Times New Roman" w:cstheme="minorHAnsi"/>
          <w:spacing w:val="-6"/>
          <w:kern w:val="0"/>
          <w:shd w:val="clear" w:color="auto" w:fill="FFFFFF"/>
          <w14:ligatures w14:val="none"/>
        </w:rPr>
        <w:t>.</w:t>
      </w:r>
    </w:p>
    <w:p w14:paraId="7F77920A" w14:textId="46109DB3" w:rsidR="00BD527B" w:rsidRPr="00BD527B" w:rsidRDefault="00C10ADE" w:rsidP="005F07EC">
      <w:pPr>
        <w:spacing w:before="100" w:beforeAutospacing="1" w:after="100" w:afterAutospacing="1"/>
        <w:jc w:val="both"/>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L</w:t>
      </w:r>
      <w:r w:rsidRPr="00C10ADE">
        <w:rPr>
          <w:rFonts w:eastAsia="Times New Roman" w:cstheme="minorHAnsi"/>
          <w:spacing w:val="-6"/>
          <w:kern w:val="0"/>
          <w:shd w:val="clear" w:color="auto" w:fill="FFFFFF"/>
          <w14:ligatures w14:val="none"/>
        </w:rPr>
        <w:t xml:space="preserve">everaging the power of </w:t>
      </w:r>
      <w:proofErr w:type="spellStart"/>
      <w:r w:rsidRPr="00C10ADE">
        <w:rPr>
          <w:rFonts w:eastAsia="Times New Roman" w:cstheme="minorHAnsi"/>
          <w:spacing w:val="-6"/>
          <w:kern w:val="0"/>
          <w:shd w:val="clear" w:color="auto" w:fill="FFFFFF"/>
          <w14:ligatures w14:val="none"/>
        </w:rPr>
        <w:t>ClamAV</w:t>
      </w:r>
      <w:proofErr w:type="spellEnd"/>
      <w:r w:rsidRPr="00C10ADE">
        <w:rPr>
          <w:rFonts w:eastAsia="Times New Roman" w:cstheme="minorHAnsi"/>
          <w:spacing w:val="-6"/>
          <w:kern w:val="0"/>
          <w:shd w:val="clear" w:color="auto" w:fill="FFFFFF"/>
          <w14:ligatures w14:val="none"/>
        </w:rPr>
        <w:t>, YARA, and pyPDF2, demonstrates impressive strengths, robustness, and feasibility in</w:t>
      </w:r>
      <w:r>
        <w:rPr>
          <w:rFonts w:eastAsia="Times New Roman" w:cstheme="minorHAnsi"/>
          <w:spacing w:val="-6"/>
          <w:kern w:val="0"/>
          <w:shd w:val="clear" w:color="auto" w:fill="FFFFFF"/>
          <w14:ligatures w14:val="none"/>
        </w:rPr>
        <w:t xml:space="preserve"> creating a lightweight malware scanner for </w:t>
      </w:r>
      <w:r w:rsidRPr="00C10ADE">
        <w:rPr>
          <w:rFonts w:eastAsia="Times New Roman" w:cstheme="minorHAnsi"/>
          <w:spacing w:val="-6"/>
          <w:kern w:val="0"/>
          <w:shd w:val="clear" w:color="auto" w:fill="FFFFFF"/>
          <w14:ligatures w14:val="none"/>
        </w:rPr>
        <w:t>PDF files. Its utilization of state-of-the-art technology, combined with an open-source approach, ensures effectiveness, adaptability, and transparency.</w:t>
      </w:r>
      <w:r w:rsidR="00B740DE">
        <w:rPr>
          <w:rFonts w:eastAsia="Times New Roman" w:cstheme="minorHAnsi"/>
          <w:spacing w:val="-6"/>
          <w:kern w:val="0"/>
          <w:shd w:val="clear" w:color="auto" w:fill="FFFFFF"/>
          <w14:ligatures w14:val="none"/>
        </w:rPr>
        <w:t xml:space="preserve"> In addition, the implementation of the access control prevents unauthenticated access to the isolated files.</w:t>
      </w:r>
    </w:p>
    <w:p w14:paraId="43BA1742" w14:textId="40831F31" w:rsidR="008F3F65" w:rsidRPr="008F3F65" w:rsidRDefault="008F3F65" w:rsidP="005F07EC">
      <w:pPr>
        <w:pStyle w:val="Heading1"/>
        <w:spacing w:line="240" w:lineRule="auto"/>
      </w:pPr>
      <w:bookmarkStart w:id="26" w:name="_Toc140066128"/>
      <w:r w:rsidRPr="008F3F65">
        <w:t>System Architecture</w:t>
      </w:r>
      <w:bookmarkEnd w:id="26"/>
    </w:p>
    <w:p w14:paraId="0604EFD9" w14:textId="36B19EB6" w:rsidR="008F3F65" w:rsidRPr="008F75D2" w:rsidRDefault="008F3F65" w:rsidP="005F07EC">
      <w:pPr>
        <w:pStyle w:val="Heading2"/>
      </w:pPr>
      <w:bookmarkStart w:id="27" w:name="_Toc140066129"/>
      <w:r>
        <w:t>Workflow</w:t>
      </w:r>
      <w:bookmarkEnd w:id="27"/>
    </w:p>
    <w:p w14:paraId="4ACE689D" w14:textId="77777777"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File upload from the webapp</w:t>
      </w:r>
    </w:p>
    <w:p w14:paraId="6B902008" w14:textId="4317170B"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 xml:space="preserve">File validation done on the </w:t>
      </w:r>
      <w:r w:rsidR="00896A3E">
        <w:rPr>
          <w:rFonts w:asciiTheme="minorHAnsi" w:hAnsiTheme="minorHAnsi" w:cstheme="minorHAnsi"/>
          <w:spacing w:val="-6"/>
          <w:shd w:val="clear" w:color="auto" w:fill="FFFFFF"/>
        </w:rPr>
        <w:t>client</w:t>
      </w:r>
      <w:r w:rsidRPr="00AC0859">
        <w:rPr>
          <w:rFonts w:asciiTheme="minorHAnsi" w:hAnsiTheme="minorHAnsi" w:cstheme="minorHAnsi"/>
          <w:spacing w:val="-6"/>
          <w:shd w:val="clear" w:color="auto" w:fill="FFFFFF"/>
        </w:rPr>
        <w:t>-side.</w:t>
      </w:r>
    </w:p>
    <w:p w14:paraId="1329BA4F" w14:textId="77777777"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Sweeper scanner script is set as a job on the server.</w:t>
      </w:r>
    </w:p>
    <w:p w14:paraId="42DD35A7" w14:textId="67A667EE"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 xml:space="preserve">The Scan is triggered when a new </w:t>
      </w:r>
      <w:r w:rsidR="00896A3E">
        <w:rPr>
          <w:rFonts w:asciiTheme="minorHAnsi" w:hAnsiTheme="minorHAnsi" w:cstheme="minorHAnsi"/>
          <w:spacing w:val="-6"/>
          <w:shd w:val="clear" w:color="auto" w:fill="FFFFFF"/>
        </w:rPr>
        <w:t>file</w:t>
      </w:r>
      <w:r w:rsidRPr="00AC0859">
        <w:rPr>
          <w:rFonts w:asciiTheme="minorHAnsi" w:hAnsiTheme="minorHAnsi" w:cstheme="minorHAnsi"/>
          <w:spacing w:val="-6"/>
          <w:shd w:val="clear" w:color="auto" w:fill="FFFFFF"/>
        </w:rPr>
        <w:t xml:space="preserve"> </w:t>
      </w:r>
      <w:r w:rsidR="00896A3E">
        <w:rPr>
          <w:rFonts w:asciiTheme="minorHAnsi" w:hAnsiTheme="minorHAnsi" w:cstheme="minorHAnsi"/>
          <w:spacing w:val="-6"/>
          <w:shd w:val="clear" w:color="auto" w:fill="FFFFFF"/>
        </w:rPr>
        <w:t>is uploaded</w:t>
      </w:r>
      <w:r w:rsidRPr="00AC0859">
        <w:rPr>
          <w:rFonts w:asciiTheme="minorHAnsi" w:hAnsiTheme="minorHAnsi" w:cstheme="minorHAnsi"/>
          <w:spacing w:val="-6"/>
          <w:shd w:val="clear" w:color="auto" w:fill="FFFFFF"/>
        </w:rPr>
        <w:t>.</w:t>
      </w:r>
    </w:p>
    <w:p w14:paraId="3B60100D" w14:textId="77777777" w:rsidR="008F3F65" w:rsidRPr="00AC0859" w:rsidRDefault="008F3F65" w:rsidP="66286E10">
      <w:pPr>
        <w:pStyle w:val="NormalWeb"/>
        <w:numPr>
          <w:ilvl w:val="0"/>
          <w:numId w:val="8"/>
        </w:numPr>
        <w:jc w:val="both"/>
        <w:rPr>
          <w:rFonts w:asciiTheme="minorHAnsi" w:hAnsiTheme="minorHAnsi" w:cstheme="minorBidi"/>
          <w:spacing w:val="-6"/>
          <w:shd w:val="clear" w:color="auto" w:fill="FFFFFF"/>
        </w:rPr>
      </w:pPr>
      <w:r w:rsidRPr="66286E10">
        <w:rPr>
          <w:rFonts w:asciiTheme="minorHAnsi" w:hAnsiTheme="minorHAnsi" w:cstheme="minorBidi"/>
          <w:spacing w:val="-6"/>
          <w:shd w:val="clear" w:color="auto" w:fill="FFFFFF"/>
        </w:rPr>
        <w:t xml:space="preserve">The script connects to </w:t>
      </w:r>
      <w:proofErr w:type="gramStart"/>
      <w:r w:rsidRPr="66286E10">
        <w:rPr>
          <w:rFonts w:asciiTheme="minorHAnsi" w:hAnsiTheme="minorHAnsi" w:cstheme="minorBidi"/>
          <w:spacing w:val="-6"/>
          <w:shd w:val="clear" w:color="auto" w:fill="FFFFFF"/>
        </w:rPr>
        <w:t xml:space="preserve">the </w:t>
      </w:r>
      <w:proofErr w:type="spellStart"/>
      <w:r w:rsidRPr="66286E10">
        <w:rPr>
          <w:rFonts w:asciiTheme="minorHAnsi" w:hAnsiTheme="minorHAnsi" w:cstheme="minorBidi"/>
          <w:spacing w:val="-6"/>
          <w:shd w:val="clear" w:color="auto" w:fill="FFFFFF"/>
        </w:rPr>
        <w:t>ClamD</w:t>
      </w:r>
      <w:proofErr w:type="spellEnd"/>
      <w:proofErr w:type="gramEnd"/>
      <w:r w:rsidRPr="66286E10">
        <w:rPr>
          <w:rFonts w:asciiTheme="minorHAnsi" w:hAnsiTheme="minorHAnsi" w:cstheme="minorBidi"/>
          <w:spacing w:val="-6"/>
          <w:shd w:val="clear" w:color="auto" w:fill="FFFFFF"/>
        </w:rPr>
        <w:t xml:space="preserve"> to start the clam scan for malware signature check.</w:t>
      </w:r>
    </w:p>
    <w:p w14:paraId="00C0E2BF" w14:textId="3AD346B2" w:rsidR="65593651" w:rsidRDefault="65593651" w:rsidP="66286E10">
      <w:pPr>
        <w:pStyle w:val="NormalWeb"/>
        <w:numPr>
          <w:ilvl w:val="0"/>
          <w:numId w:val="8"/>
        </w:numPr>
        <w:jc w:val="both"/>
      </w:pPr>
      <w:r w:rsidRPr="66286E10">
        <w:rPr>
          <w:rFonts w:asciiTheme="minorHAnsi" w:hAnsiTheme="minorHAnsi" w:cstheme="minorBidi"/>
        </w:rPr>
        <w:t xml:space="preserve">If there is a positive signature check, the file is moved to </w:t>
      </w:r>
      <w:r w:rsidR="2F45E243" w:rsidRPr="66286E10">
        <w:rPr>
          <w:rFonts w:asciiTheme="minorHAnsi" w:hAnsiTheme="minorHAnsi" w:cstheme="minorBidi"/>
        </w:rPr>
        <w:t>quarantine</w:t>
      </w:r>
      <w:r w:rsidRPr="66286E10">
        <w:rPr>
          <w:rFonts w:asciiTheme="minorHAnsi" w:hAnsiTheme="minorHAnsi" w:cstheme="minorBidi"/>
        </w:rPr>
        <w:t>.</w:t>
      </w:r>
    </w:p>
    <w:p w14:paraId="7DD2C512" w14:textId="1AE69ABA" w:rsidR="008F3F65" w:rsidRPr="00AC0859" w:rsidRDefault="008F3F65" w:rsidP="66286E10">
      <w:pPr>
        <w:pStyle w:val="NormalWeb"/>
        <w:numPr>
          <w:ilvl w:val="0"/>
          <w:numId w:val="8"/>
        </w:numPr>
        <w:jc w:val="both"/>
        <w:rPr>
          <w:rFonts w:asciiTheme="minorHAnsi" w:hAnsiTheme="minorHAnsi" w:cstheme="minorBidi"/>
          <w:spacing w:val="-6"/>
          <w:shd w:val="clear" w:color="auto" w:fill="FFFFFF"/>
        </w:rPr>
      </w:pPr>
      <w:r w:rsidRPr="66286E10">
        <w:rPr>
          <w:rFonts w:asciiTheme="minorHAnsi" w:hAnsiTheme="minorHAnsi" w:cstheme="minorBidi"/>
          <w:spacing w:val="-6"/>
          <w:shd w:val="clear" w:color="auto" w:fill="FFFFFF"/>
        </w:rPr>
        <w:t xml:space="preserve">The YARA check follows the </w:t>
      </w:r>
      <w:proofErr w:type="spellStart"/>
      <w:r w:rsidRPr="66286E10">
        <w:rPr>
          <w:rFonts w:asciiTheme="minorHAnsi" w:hAnsiTheme="minorHAnsi" w:cstheme="minorBidi"/>
          <w:spacing w:val="-6"/>
          <w:shd w:val="clear" w:color="auto" w:fill="FFFFFF"/>
        </w:rPr>
        <w:t>ClamAV</w:t>
      </w:r>
      <w:proofErr w:type="spellEnd"/>
      <w:r w:rsidR="0B6C2637" w:rsidRPr="66286E10">
        <w:rPr>
          <w:rFonts w:asciiTheme="minorHAnsi" w:hAnsiTheme="minorHAnsi" w:cstheme="minorBidi"/>
          <w:spacing w:val="-6"/>
          <w:shd w:val="clear" w:color="auto" w:fill="FFFFFF"/>
        </w:rPr>
        <w:t xml:space="preserve">, if there is a positive match It moves the file to </w:t>
      </w:r>
      <w:r w:rsidR="3E914077" w:rsidRPr="66286E10">
        <w:rPr>
          <w:rFonts w:asciiTheme="minorHAnsi" w:hAnsiTheme="minorHAnsi" w:cstheme="minorBidi"/>
          <w:spacing w:val="-6"/>
          <w:shd w:val="clear" w:color="auto" w:fill="FFFFFF"/>
        </w:rPr>
        <w:t>quarantine</w:t>
      </w:r>
      <w:r w:rsidR="0B6C2637" w:rsidRPr="66286E10">
        <w:rPr>
          <w:rFonts w:asciiTheme="minorHAnsi" w:hAnsiTheme="minorHAnsi" w:cstheme="minorBidi"/>
          <w:spacing w:val="-6"/>
          <w:shd w:val="clear" w:color="auto" w:fill="FFFFFF"/>
        </w:rPr>
        <w:t>.</w:t>
      </w:r>
      <w:r w:rsidRPr="66286E10">
        <w:rPr>
          <w:rFonts w:asciiTheme="minorHAnsi" w:hAnsiTheme="minorHAnsi" w:cstheme="minorBidi"/>
          <w:spacing w:val="-6"/>
          <w:shd w:val="clear" w:color="auto" w:fill="FFFFFF"/>
        </w:rPr>
        <w:t xml:space="preserve"> </w:t>
      </w:r>
    </w:p>
    <w:p w14:paraId="18F3756C" w14:textId="77777777" w:rsidR="008F3F65" w:rsidRPr="00AC0859" w:rsidRDefault="008F3F65" w:rsidP="005F07EC">
      <w:pPr>
        <w:pStyle w:val="NormalWeb"/>
        <w:numPr>
          <w:ilvl w:val="0"/>
          <w:numId w:val="8"/>
        </w:numPr>
        <w:jc w:val="both"/>
        <w:rPr>
          <w:rFonts w:asciiTheme="minorHAnsi" w:hAnsiTheme="minorHAnsi" w:cstheme="minorHAnsi"/>
          <w:spacing w:val="-6"/>
          <w:shd w:val="clear" w:color="auto" w:fill="FFFFFF"/>
        </w:rPr>
      </w:pPr>
      <w:r w:rsidRPr="66286E10">
        <w:rPr>
          <w:rFonts w:asciiTheme="minorHAnsi" w:hAnsiTheme="minorHAnsi" w:cstheme="minorBidi"/>
          <w:spacing w:val="-6"/>
          <w:shd w:val="clear" w:color="auto" w:fill="FFFFFF"/>
        </w:rPr>
        <w:t>The file is isolated on detection of a malware signature or YARA condition match.</w:t>
      </w:r>
    </w:p>
    <w:p w14:paraId="4EEC73E5" w14:textId="77777777" w:rsidR="008F3F65" w:rsidRDefault="008F3F65" w:rsidP="005F07EC">
      <w:pPr>
        <w:pStyle w:val="NormalWeb"/>
        <w:numPr>
          <w:ilvl w:val="0"/>
          <w:numId w:val="8"/>
        </w:numPr>
        <w:jc w:val="both"/>
        <w:rPr>
          <w:rFonts w:asciiTheme="minorHAnsi" w:hAnsiTheme="minorHAnsi" w:cstheme="minorHAnsi"/>
          <w:spacing w:val="-6"/>
          <w:shd w:val="clear" w:color="auto" w:fill="FFFFFF"/>
        </w:rPr>
      </w:pPr>
      <w:r w:rsidRPr="66286E10">
        <w:rPr>
          <w:rFonts w:asciiTheme="minorHAnsi" w:hAnsiTheme="minorHAnsi" w:cstheme="minorBidi"/>
          <w:spacing w:val="-6"/>
          <w:shd w:val="clear" w:color="auto" w:fill="FFFFFF"/>
        </w:rPr>
        <w:t>The scan result is then displayed on the front-end app to authenticated users.</w:t>
      </w:r>
    </w:p>
    <w:p w14:paraId="44B81C3C" w14:textId="77777777" w:rsidR="001C2062" w:rsidRPr="00F86148" w:rsidRDefault="001C2062" w:rsidP="005F07EC">
      <w:pPr>
        <w:pStyle w:val="NormalWeb"/>
        <w:ind w:left="720"/>
        <w:jc w:val="center"/>
        <w:rPr>
          <w:rFonts w:asciiTheme="minorHAnsi" w:hAnsiTheme="minorHAnsi" w:cstheme="minorHAnsi"/>
          <w:spacing w:val="-6"/>
          <w:shd w:val="clear" w:color="auto" w:fill="FFFFFF"/>
        </w:rPr>
      </w:pPr>
      <w:r>
        <w:rPr>
          <w:rFonts w:asciiTheme="minorHAnsi" w:hAnsiTheme="minorHAnsi" w:cstheme="minorHAnsi"/>
          <w:noProof/>
          <w:spacing w:val="-6"/>
          <w:shd w:val="clear" w:color="auto" w:fill="FFFFFF"/>
          <w14:ligatures w14:val="standardContextual"/>
        </w:rPr>
        <w:lastRenderedPageBreak/>
        <w:drawing>
          <wp:inline distT="0" distB="0" distL="0" distR="0" wp14:anchorId="751E770C" wp14:editId="2CCA05D7">
            <wp:extent cx="4470400" cy="2101403"/>
            <wp:effectExtent l="0" t="0" r="0" b="0"/>
            <wp:docPr id="2051272323" name="Picture 2051272323" descr="A diagram of a file upl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51030" name="Picture 1" descr="A diagram of a file uploa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74083" cy="2103134"/>
                    </a:xfrm>
                    <a:prstGeom prst="rect">
                      <a:avLst/>
                    </a:prstGeom>
                  </pic:spPr>
                </pic:pic>
              </a:graphicData>
            </a:graphic>
          </wp:inline>
        </w:drawing>
      </w:r>
    </w:p>
    <w:p w14:paraId="662002F6" w14:textId="77777777" w:rsidR="001C2062" w:rsidRPr="00AC0859" w:rsidRDefault="001C2062" w:rsidP="005F07EC">
      <w:pPr>
        <w:pStyle w:val="NormalWeb"/>
        <w:ind w:left="360"/>
        <w:jc w:val="center"/>
        <w:rPr>
          <w:rFonts w:asciiTheme="minorHAnsi" w:hAnsiTheme="minorHAnsi" w:cstheme="minorHAnsi"/>
          <w:spacing w:val="-6"/>
          <w:shd w:val="clear" w:color="auto" w:fill="FFFFFF"/>
        </w:rPr>
      </w:pPr>
      <w:r w:rsidRPr="00AC0859">
        <w:rPr>
          <w:rFonts w:asciiTheme="minorHAnsi" w:hAnsiTheme="minorHAnsi" w:cstheme="minorHAnsi"/>
          <w:spacing w:val="-6"/>
          <w:shd w:val="clear" w:color="auto" w:fill="FFFFFF"/>
        </w:rPr>
        <w:t>Figure 2: Workflow</w:t>
      </w:r>
    </w:p>
    <w:p w14:paraId="51DE4433" w14:textId="77777777" w:rsidR="001C2062" w:rsidRPr="00AC0859" w:rsidRDefault="001C2062" w:rsidP="005F07EC">
      <w:pPr>
        <w:pStyle w:val="NormalWeb"/>
        <w:ind w:left="720"/>
        <w:jc w:val="both"/>
        <w:rPr>
          <w:rFonts w:asciiTheme="minorHAnsi" w:hAnsiTheme="minorHAnsi" w:cstheme="minorHAnsi"/>
          <w:spacing w:val="-6"/>
          <w:shd w:val="clear" w:color="auto" w:fill="FFFFFF"/>
        </w:rPr>
      </w:pPr>
    </w:p>
    <w:p w14:paraId="57227492" w14:textId="11156F83" w:rsidR="008F3F65" w:rsidRPr="008F75D2" w:rsidRDefault="008F3F65" w:rsidP="005F07EC">
      <w:pPr>
        <w:pStyle w:val="Heading2"/>
      </w:pPr>
      <w:bookmarkStart w:id="28" w:name="_Toc140066130"/>
      <w:r>
        <w:t>Technologies</w:t>
      </w:r>
      <w:bookmarkEnd w:id="28"/>
    </w:p>
    <w:p w14:paraId="513F8D28" w14:textId="7DCE7938" w:rsidR="008F3F65" w:rsidRDefault="008F3F65" w:rsidP="005F07EC">
      <w:pPr>
        <w:pStyle w:val="Heading3"/>
      </w:pPr>
      <w:r w:rsidRPr="002D3385">
        <w:t>Linux based host server (kali 2023.01)</w:t>
      </w:r>
    </w:p>
    <w:p w14:paraId="4DF9A8D3" w14:textId="77777777" w:rsidR="00836CD1" w:rsidRPr="00836CD1" w:rsidRDefault="00836CD1" w:rsidP="005F07EC">
      <w:pPr>
        <w:pStyle w:val="ListParagraph"/>
        <w:spacing w:line="240" w:lineRule="auto"/>
        <w:ind w:left="1080"/>
      </w:pPr>
    </w:p>
    <w:p w14:paraId="5DA50E16" w14:textId="54859938" w:rsidR="00B740DE" w:rsidRPr="00AC0859" w:rsidRDefault="00B740DE" w:rsidP="005F07EC">
      <w:pPr>
        <w:pStyle w:val="NormalWeb"/>
        <w:jc w:val="both"/>
        <w:rPr>
          <w:rFonts w:asciiTheme="minorHAnsi" w:hAnsiTheme="minorHAnsi" w:cstheme="minorHAnsi"/>
          <w:spacing w:val="-6"/>
          <w:shd w:val="clear" w:color="auto" w:fill="FFFFFF"/>
        </w:rPr>
      </w:pPr>
      <w:r w:rsidRPr="002D3385">
        <w:rPr>
          <w:rFonts w:asciiTheme="minorHAnsi" w:hAnsiTheme="minorHAnsi" w:cstheme="minorHAnsi"/>
          <w:spacing w:val="-6"/>
          <w:shd w:val="clear" w:color="auto" w:fill="FFFFFF"/>
        </w:rPr>
        <w:t>Kali Linux is a popular Linux distribution specifically designed for penetration testing and security auditing. It provides a wide range of pre-installed security tools, making it an ideal choice for your project. Kali Linux offers a stable and secure environment, enabling you to perform various security-related tasks efficiently.</w:t>
      </w:r>
    </w:p>
    <w:p w14:paraId="5AFE4336" w14:textId="77777777" w:rsidR="002D3385" w:rsidRPr="002D3385" w:rsidRDefault="008F3F65" w:rsidP="005F07EC">
      <w:pPr>
        <w:pStyle w:val="Heading3"/>
      </w:pPr>
      <w:r w:rsidRPr="002D3385">
        <w:t>Python3</w:t>
      </w:r>
    </w:p>
    <w:p w14:paraId="34351628" w14:textId="774D96CD" w:rsidR="00B740DE" w:rsidRPr="00AC0859" w:rsidRDefault="002D3385" w:rsidP="005F07EC">
      <w:pPr>
        <w:pStyle w:val="NormalWeb"/>
        <w:jc w:val="both"/>
        <w:rPr>
          <w:rFonts w:asciiTheme="minorHAnsi" w:hAnsiTheme="minorHAnsi" w:cstheme="minorHAnsi"/>
          <w:spacing w:val="-6"/>
          <w:shd w:val="clear" w:color="auto" w:fill="FFFFFF"/>
        </w:rPr>
      </w:pPr>
      <w:r w:rsidRPr="002D3385">
        <w:rPr>
          <w:rFonts w:asciiTheme="minorHAnsi" w:hAnsiTheme="minorHAnsi" w:cstheme="minorHAnsi"/>
          <w:spacing w:val="-6"/>
          <w:shd w:val="clear" w:color="auto" w:fill="FFFFFF"/>
        </w:rPr>
        <w:t xml:space="preserve">Python is a programming language known for its simplicity as it is a </w:t>
      </w:r>
      <w:r w:rsidR="00C8518E" w:rsidRPr="002D3385">
        <w:rPr>
          <w:rFonts w:asciiTheme="minorHAnsi" w:hAnsiTheme="minorHAnsi" w:cstheme="minorHAnsi"/>
          <w:spacing w:val="-6"/>
          <w:shd w:val="clear" w:color="auto" w:fill="FFFFFF"/>
        </w:rPr>
        <w:t>high-level</w:t>
      </w:r>
      <w:r w:rsidRPr="002D3385">
        <w:rPr>
          <w:rFonts w:asciiTheme="minorHAnsi" w:hAnsiTheme="minorHAnsi" w:cstheme="minorHAnsi"/>
          <w:spacing w:val="-6"/>
          <w:shd w:val="clear" w:color="auto" w:fill="FFFFFF"/>
        </w:rPr>
        <w:t xml:space="preserve"> programming language.</w:t>
      </w:r>
      <w:r>
        <w:rPr>
          <w:rFonts w:asciiTheme="minorHAnsi" w:hAnsiTheme="minorHAnsi" w:cstheme="minorHAnsi"/>
          <w:spacing w:val="-6"/>
          <w:shd w:val="clear" w:color="auto" w:fill="FFFFFF"/>
        </w:rPr>
        <w:t xml:space="preserve"> </w:t>
      </w:r>
      <w:r w:rsidRPr="002D3385">
        <w:rPr>
          <w:rFonts w:asciiTheme="minorHAnsi" w:hAnsiTheme="minorHAnsi" w:cstheme="minorHAnsi"/>
          <w:spacing w:val="-6"/>
          <w:shd w:val="clear" w:color="auto" w:fill="FFFFFF"/>
        </w:rPr>
        <w:t xml:space="preserve">Python </w:t>
      </w:r>
      <w:r>
        <w:rPr>
          <w:rFonts w:asciiTheme="minorHAnsi" w:hAnsiTheme="minorHAnsi" w:cstheme="minorHAnsi"/>
          <w:spacing w:val="-6"/>
          <w:shd w:val="clear" w:color="auto" w:fill="FFFFFF"/>
        </w:rPr>
        <w:t>has tons</w:t>
      </w:r>
      <w:r w:rsidRPr="002D3385">
        <w:rPr>
          <w:rFonts w:asciiTheme="minorHAnsi" w:hAnsiTheme="minorHAnsi" w:cstheme="minorHAnsi"/>
          <w:spacing w:val="-6"/>
          <w:shd w:val="clear" w:color="auto" w:fill="FFFFFF"/>
        </w:rPr>
        <w:t xml:space="preserve"> of libraries and packages makes it an excellent choice for developing security-related scripts. We chose Python over Bash because Python's syntax is more expressive and intuitive, making it easier to write, understand and troubleshoot. It seamlessly interacted with system commands, external </w:t>
      </w:r>
      <w:proofErr w:type="gramStart"/>
      <w:r w:rsidRPr="002D3385">
        <w:rPr>
          <w:rFonts w:asciiTheme="minorHAnsi" w:hAnsiTheme="minorHAnsi" w:cstheme="minorHAnsi"/>
          <w:spacing w:val="-6"/>
          <w:shd w:val="clear" w:color="auto" w:fill="FFFFFF"/>
        </w:rPr>
        <w:t>tools(</w:t>
      </w:r>
      <w:proofErr w:type="spellStart"/>
      <w:proofErr w:type="gramEnd"/>
      <w:r w:rsidRPr="002D3385">
        <w:rPr>
          <w:rFonts w:asciiTheme="minorHAnsi" w:hAnsiTheme="minorHAnsi" w:cstheme="minorHAnsi"/>
          <w:spacing w:val="-6"/>
          <w:shd w:val="clear" w:color="auto" w:fill="FFFFFF"/>
        </w:rPr>
        <w:t>PDFid</w:t>
      </w:r>
      <w:proofErr w:type="spellEnd"/>
      <w:r w:rsidRPr="002D3385">
        <w:rPr>
          <w:rFonts w:asciiTheme="minorHAnsi" w:hAnsiTheme="minorHAnsi" w:cstheme="minorHAnsi"/>
          <w:spacing w:val="-6"/>
          <w:shd w:val="clear" w:color="auto" w:fill="FFFFFF"/>
        </w:rPr>
        <w:t xml:space="preserve">), and worked perfectly for connecting to </w:t>
      </w:r>
      <w:proofErr w:type="spellStart"/>
      <w:r w:rsidRPr="002D3385">
        <w:rPr>
          <w:rFonts w:asciiTheme="minorHAnsi" w:hAnsiTheme="minorHAnsi" w:cstheme="minorHAnsi"/>
          <w:spacing w:val="-6"/>
          <w:shd w:val="clear" w:color="auto" w:fill="FFFFFF"/>
        </w:rPr>
        <w:t>ClamD</w:t>
      </w:r>
      <w:proofErr w:type="spellEnd"/>
      <w:r w:rsidR="00C8518E">
        <w:rPr>
          <w:rFonts w:asciiTheme="minorHAnsi" w:hAnsiTheme="minorHAnsi" w:cstheme="minorHAnsi"/>
          <w:spacing w:val="-6"/>
          <w:shd w:val="clear" w:color="auto" w:fill="FFFFFF"/>
        </w:rPr>
        <w:t xml:space="preserve"> and </w:t>
      </w:r>
      <w:r w:rsidRPr="002D3385">
        <w:rPr>
          <w:rFonts w:asciiTheme="minorHAnsi" w:hAnsiTheme="minorHAnsi" w:cstheme="minorHAnsi"/>
          <w:spacing w:val="-6"/>
          <w:shd w:val="clear" w:color="auto" w:fill="FFFFFF"/>
        </w:rPr>
        <w:t xml:space="preserve">invoking YARA check. Python has built-in error handling mechanisms, such as try-except blocks, which allow you to handle exceptions gracefully and ensure the script continues running even if errors </w:t>
      </w:r>
      <w:r w:rsidR="00C8518E" w:rsidRPr="002D3385">
        <w:rPr>
          <w:rFonts w:asciiTheme="minorHAnsi" w:hAnsiTheme="minorHAnsi" w:cstheme="minorHAnsi"/>
          <w:spacing w:val="-6"/>
          <w:shd w:val="clear" w:color="auto" w:fill="FFFFFF"/>
        </w:rPr>
        <w:t>occur</w:t>
      </w:r>
      <w:r>
        <w:rPr>
          <w:rFonts w:asciiTheme="minorHAnsi" w:hAnsiTheme="minorHAnsi" w:cstheme="minorHAnsi"/>
          <w:spacing w:val="-6"/>
          <w:shd w:val="clear" w:color="auto" w:fill="FFFFFF"/>
        </w:rPr>
        <w:t>.</w:t>
      </w:r>
    </w:p>
    <w:p w14:paraId="24E5A7FD" w14:textId="77777777" w:rsidR="008F3F65" w:rsidRPr="002D3385" w:rsidRDefault="008F3F65" w:rsidP="005F07EC">
      <w:pPr>
        <w:pStyle w:val="Heading3"/>
      </w:pPr>
      <w:r w:rsidRPr="002D3385">
        <w:t>Yara: 4.2.3</w:t>
      </w:r>
    </w:p>
    <w:p w14:paraId="47245603" w14:textId="0B18F057" w:rsidR="002D3385" w:rsidRPr="002D3385" w:rsidRDefault="002D3385" w:rsidP="005F07EC">
      <w:pPr>
        <w:pStyle w:val="NormalWeb"/>
        <w:jc w:val="both"/>
        <w:rPr>
          <w:rFonts w:asciiTheme="minorHAnsi" w:hAnsiTheme="minorHAnsi" w:cstheme="minorHAnsi"/>
          <w:spacing w:val="-6"/>
          <w:shd w:val="clear" w:color="auto" w:fill="FFFFFF"/>
        </w:rPr>
      </w:pPr>
      <w:r w:rsidRPr="002D3385">
        <w:rPr>
          <w:rFonts w:asciiTheme="minorHAnsi" w:hAnsiTheme="minorHAnsi" w:cstheme="minorHAnsi"/>
          <w:spacing w:val="-6"/>
          <w:shd w:val="clear" w:color="auto" w:fill="FFFFFF"/>
        </w:rPr>
        <w:t>YARA's capability to create and modify rules makes it well-suited for the project, as it is very customizable</w:t>
      </w:r>
      <w:r>
        <w:rPr>
          <w:rFonts w:asciiTheme="minorHAnsi" w:hAnsiTheme="minorHAnsi" w:cstheme="minorHAnsi"/>
          <w:spacing w:val="-6"/>
          <w:shd w:val="clear" w:color="auto" w:fill="FFFFFF"/>
        </w:rPr>
        <w:t>.</w:t>
      </w:r>
    </w:p>
    <w:p w14:paraId="528513D4" w14:textId="56567B70" w:rsidR="002D3385" w:rsidRPr="002D3385" w:rsidRDefault="008F3F65" w:rsidP="00CE78ED">
      <w:pPr>
        <w:pStyle w:val="Heading3"/>
      </w:pPr>
      <w:proofErr w:type="spellStart"/>
      <w:r w:rsidRPr="002D3385">
        <w:lastRenderedPageBreak/>
        <w:t>ClamAV</w:t>
      </w:r>
      <w:proofErr w:type="spellEnd"/>
      <w:r w:rsidRPr="002D3385">
        <w:t>: 1.0.1</w:t>
      </w:r>
    </w:p>
    <w:p w14:paraId="45BFD605" w14:textId="2449C8EE" w:rsidR="002D3385" w:rsidRPr="00AC0859" w:rsidRDefault="002D3385" w:rsidP="005F07EC">
      <w:pPr>
        <w:pStyle w:val="NormalWeb"/>
        <w:jc w:val="both"/>
        <w:rPr>
          <w:rFonts w:asciiTheme="minorHAnsi" w:hAnsiTheme="minorHAnsi" w:cstheme="minorHAnsi"/>
          <w:spacing w:val="-6"/>
          <w:shd w:val="clear" w:color="auto" w:fill="FFFFFF"/>
        </w:rPr>
      </w:pPr>
      <w:proofErr w:type="spellStart"/>
      <w:r>
        <w:rPr>
          <w:rFonts w:asciiTheme="minorHAnsi" w:hAnsiTheme="minorHAnsi" w:cstheme="minorHAnsi"/>
          <w:spacing w:val="-6"/>
          <w:shd w:val="clear" w:color="auto" w:fill="FFFFFF"/>
        </w:rPr>
        <w:t>ClamAV</w:t>
      </w:r>
      <w:proofErr w:type="spellEnd"/>
      <w:r>
        <w:rPr>
          <w:rFonts w:asciiTheme="minorHAnsi" w:hAnsiTheme="minorHAnsi" w:cstheme="minorHAnsi"/>
          <w:spacing w:val="-6"/>
          <w:shd w:val="clear" w:color="auto" w:fill="FFFFFF"/>
        </w:rPr>
        <w:t xml:space="preserve"> </w:t>
      </w:r>
      <w:r w:rsidRPr="00AC0859">
        <w:rPr>
          <w:rFonts w:asciiTheme="minorHAnsi" w:hAnsiTheme="minorHAnsi" w:cstheme="minorHAnsi"/>
          <w:spacing w:val="-6"/>
          <w:shd w:val="clear" w:color="auto" w:fill="FFFFFF"/>
        </w:rPr>
        <w:t>1.0.1</w:t>
      </w:r>
      <w:r>
        <w:rPr>
          <w:rFonts w:asciiTheme="minorHAnsi" w:hAnsiTheme="minorHAnsi" w:cstheme="minorHAnsi"/>
          <w:spacing w:val="-6"/>
          <w:shd w:val="clear" w:color="auto" w:fill="FFFFFF"/>
        </w:rPr>
        <w:t xml:space="preserve"> is the latest version with full support for all features. </w:t>
      </w:r>
      <w:r w:rsidRPr="002D3385">
        <w:rPr>
          <w:rFonts w:asciiTheme="minorHAnsi" w:hAnsiTheme="minorHAnsi" w:cstheme="minorHAnsi"/>
          <w:spacing w:val="-6"/>
          <w:shd w:val="clear" w:color="auto" w:fill="FFFFFF"/>
        </w:rPr>
        <w:t xml:space="preserve">Integrating </w:t>
      </w:r>
      <w:proofErr w:type="spellStart"/>
      <w:r w:rsidRPr="002D3385">
        <w:rPr>
          <w:rFonts w:asciiTheme="minorHAnsi" w:hAnsiTheme="minorHAnsi" w:cstheme="minorHAnsi"/>
          <w:spacing w:val="-6"/>
          <w:shd w:val="clear" w:color="auto" w:fill="FFFFFF"/>
        </w:rPr>
        <w:t>ClamAV</w:t>
      </w:r>
      <w:proofErr w:type="spellEnd"/>
      <w:r w:rsidRPr="002D3385">
        <w:rPr>
          <w:rFonts w:asciiTheme="minorHAnsi" w:hAnsiTheme="minorHAnsi" w:cstheme="minorHAnsi"/>
          <w:spacing w:val="-6"/>
          <w:shd w:val="clear" w:color="auto" w:fill="FFFFFF"/>
        </w:rPr>
        <w:t xml:space="preserve"> into </w:t>
      </w:r>
      <w:proofErr w:type="gramStart"/>
      <w:r w:rsidRPr="002D3385">
        <w:rPr>
          <w:rFonts w:asciiTheme="minorHAnsi" w:hAnsiTheme="minorHAnsi" w:cstheme="minorHAnsi"/>
          <w:spacing w:val="-6"/>
          <w:shd w:val="clear" w:color="auto" w:fill="FFFFFF"/>
        </w:rPr>
        <w:t>the  project</w:t>
      </w:r>
      <w:proofErr w:type="gramEnd"/>
      <w:r w:rsidRPr="002D3385">
        <w:rPr>
          <w:rFonts w:asciiTheme="minorHAnsi" w:hAnsiTheme="minorHAnsi" w:cstheme="minorHAnsi"/>
          <w:spacing w:val="-6"/>
          <w:shd w:val="clear" w:color="auto" w:fill="FFFFFF"/>
        </w:rPr>
        <w:t xml:space="preserve"> allows for  extensive signature database and advanced scanning algorithms, enhancing the overall security of the scanning process.</w:t>
      </w:r>
    </w:p>
    <w:p w14:paraId="20FCC662" w14:textId="77777777" w:rsidR="008F3F65" w:rsidRPr="002D3385" w:rsidRDefault="008F3F65" w:rsidP="00CE78ED">
      <w:pPr>
        <w:pStyle w:val="Heading3"/>
      </w:pPr>
      <w:r w:rsidRPr="002D3385">
        <w:t>Flask Web Framework: 2.3.3</w:t>
      </w:r>
    </w:p>
    <w:p w14:paraId="0461FB42" w14:textId="3E6A2D45" w:rsidR="002D3385" w:rsidRDefault="002D3385" w:rsidP="005F07EC">
      <w:pPr>
        <w:pStyle w:val="NormalWeb"/>
        <w:jc w:val="both"/>
        <w:rPr>
          <w:rFonts w:ascii="Segoe UI" w:hAnsi="Segoe UI" w:cs="Segoe UI"/>
          <w:color w:val="D1D5DB"/>
          <w:shd w:val="clear" w:color="auto" w:fill="444654"/>
        </w:rPr>
      </w:pPr>
      <w:r w:rsidRPr="002D3385">
        <w:rPr>
          <w:rFonts w:asciiTheme="minorHAnsi" w:hAnsiTheme="minorHAnsi" w:cstheme="minorHAnsi"/>
          <w:spacing w:val="-6"/>
          <w:shd w:val="clear" w:color="auto" w:fill="FFFFFF"/>
        </w:rPr>
        <w:t>Flask is a lightweight and flexible web framework for Python. It allows you to build web applications quickly and efficiently, providing essential features for handling HTTP requests and responses. Flask's simplicity make</w:t>
      </w:r>
      <w:r w:rsidR="00E22E4E">
        <w:rPr>
          <w:rFonts w:asciiTheme="minorHAnsi" w:hAnsiTheme="minorHAnsi" w:cstheme="minorHAnsi"/>
          <w:spacing w:val="-6"/>
          <w:shd w:val="clear" w:color="auto" w:fill="FFFFFF"/>
        </w:rPr>
        <w:t>s</w:t>
      </w:r>
      <w:r w:rsidRPr="002D3385">
        <w:rPr>
          <w:rFonts w:asciiTheme="minorHAnsi" w:hAnsiTheme="minorHAnsi" w:cstheme="minorHAnsi"/>
          <w:spacing w:val="-6"/>
          <w:shd w:val="clear" w:color="auto" w:fill="FFFFFF"/>
        </w:rPr>
        <w:t xml:space="preserve"> it an excellent choice for developing the web application for the PDF upload. Its modular structure and support for various extensions enable seamless integration with other components of your projec</w:t>
      </w:r>
      <w:r w:rsidR="00EF44AC">
        <w:rPr>
          <w:rFonts w:asciiTheme="minorHAnsi" w:hAnsiTheme="minorHAnsi" w:cstheme="minorHAnsi"/>
          <w:spacing w:val="-6"/>
          <w:shd w:val="clear" w:color="auto" w:fill="FFFFFF"/>
        </w:rPr>
        <w:t>t.</w:t>
      </w:r>
    </w:p>
    <w:p w14:paraId="44F09ADB" w14:textId="47D1E616" w:rsidR="00885998" w:rsidRPr="00885998" w:rsidRDefault="00885998" w:rsidP="00CE78ED">
      <w:pPr>
        <w:pStyle w:val="Heading3"/>
      </w:pPr>
      <w:r w:rsidRPr="00885998">
        <w:t>MAGIC Module MIME Checker</w:t>
      </w:r>
    </w:p>
    <w:p w14:paraId="557405F6" w14:textId="5E734A2D" w:rsidR="00885998" w:rsidRPr="00885998" w:rsidRDefault="00885998" w:rsidP="005F07EC">
      <w:pPr>
        <w:pStyle w:val="NormalWeb"/>
        <w:jc w:val="both"/>
        <w:rPr>
          <w:rFonts w:asciiTheme="minorHAnsi" w:hAnsiTheme="minorHAnsi" w:cstheme="minorHAnsi"/>
          <w:spacing w:val="-6"/>
          <w:shd w:val="clear" w:color="auto" w:fill="FFFFFF"/>
        </w:rPr>
      </w:pPr>
      <w:r w:rsidRPr="00885998">
        <w:rPr>
          <w:rFonts w:asciiTheme="minorHAnsi" w:hAnsiTheme="minorHAnsi" w:cstheme="minorHAnsi"/>
          <w:spacing w:val="-6"/>
          <w:shd w:val="clear" w:color="auto" w:fill="FFFFFF"/>
        </w:rPr>
        <w:t xml:space="preserve">The "magic" module, also known as python-magic, is a Python interface to the </w:t>
      </w:r>
      <w:proofErr w:type="spellStart"/>
      <w:r w:rsidRPr="00885998">
        <w:rPr>
          <w:rFonts w:asciiTheme="minorHAnsi" w:hAnsiTheme="minorHAnsi" w:cstheme="minorHAnsi"/>
          <w:spacing w:val="-6"/>
          <w:shd w:val="clear" w:color="auto" w:fill="FFFFFF"/>
        </w:rPr>
        <w:t>libmagic</w:t>
      </w:r>
      <w:proofErr w:type="spellEnd"/>
      <w:r w:rsidRPr="00885998">
        <w:rPr>
          <w:rFonts w:asciiTheme="minorHAnsi" w:hAnsiTheme="minorHAnsi" w:cstheme="minorHAnsi"/>
          <w:spacing w:val="-6"/>
          <w:shd w:val="clear" w:color="auto" w:fill="FFFFFF"/>
        </w:rPr>
        <w:t xml:space="preserve"> library. It </w:t>
      </w:r>
      <w:proofErr w:type="gramStart"/>
      <w:r w:rsidRPr="00885998">
        <w:rPr>
          <w:rFonts w:asciiTheme="minorHAnsi" w:hAnsiTheme="minorHAnsi" w:cstheme="minorHAnsi"/>
          <w:spacing w:val="-6"/>
          <w:shd w:val="clear" w:color="auto" w:fill="FFFFFF"/>
        </w:rPr>
        <w:t>allows  to</w:t>
      </w:r>
      <w:proofErr w:type="gramEnd"/>
      <w:r w:rsidRPr="00885998">
        <w:rPr>
          <w:rFonts w:asciiTheme="minorHAnsi" w:hAnsiTheme="minorHAnsi" w:cstheme="minorHAnsi"/>
          <w:spacing w:val="-6"/>
          <w:shd w:val="clear" w:color="auto" w:fill="FFFFFF"/>
        </w:rPr>
        <w:t xml:space="preserve"> identify the type of a file by analyzing its contents, based on magic number signatures and other file characteristics.</w:t>
      </w:r>
    </w:p>
    <w:p w14:paraId="4C6E29AB" w14:textId="79064A7D" w:rsidR="00885998" w:rsidRDefault="00885998" w:rsidP="005F07EC">
      <w:pPr>
        <w:pStyle w:val="NormalWeb"/>
        <w:jc w:val="both"/>
        <w:rPr>
          <w:rFonts w:asciiTheme="minorHAnsi" w:hAnsiTheme="minorHAnsi" w:cstheme="minorHAnsi"/>
          <w:spacing w:val="-6"/>
          <w:shd w:val="clear" w:color="auto" w:fill="FFFFFF"/>
        </w:rPr>
      </w:pPr>
      <w:r>
        <w:rPr>
          <w:rFonts w:asciiTheme="minorHAnsi" w:hAnsiTheme="minorHAnsi" w:cstheme="minorHAnsi"/>
          <w:spacing w:val="-6"/>
          <w:shd w:val="clear" w:color="auto" w:fill="FFFFFF"/>
        </w:rPr>
        <w:t>It was used to</w:t>
      </w:r>
      <w:r w:rsidRPr="00885998">
        <w:rPr>
          <w:rFonts w:asciiTheme="minorHAnsi" w:hAnsiTheme="minorHAnsi" w:cstheme="minorHAnsi"/>
          <w:spacing w:val="-6"/>
          <w:shd w:val="clear" w:color="auto" w:fill="FFFFFF"/>
        </w:rPr>
        <w:t xml:space="preserve"> perform MIME type checking</w:t>
      </w:r>
      <w:r>
        <w:rPr>
          <w:rFonts w:asciiTheme="minorHAnsi" w:hAnsiTheme="minorHAnsi" w:cstheme="minorHAnsi"/>
          <w:spacing w:val="-6"/>
          <w:shd w:val="clear" w:color="auto" w:fill="FFFFFF"/>
        </w:rPr>
        <w:t xml:space="preserve"> client-side to prevent the application from accepting any file that is not a PDF. This</w:t>
      </w:r>
      <w:r w:rsidRPr="00885998">
        <w:rPr>
          <w:rFonts w:asciiTheme="minorHAnsi" w:hAnsiTheme="minorHAnsi" w:cstheme="minorHAnsi"/>
          <w:spacing w:val="-6"/>
          <w:shd w:val="clear" w:color="auto" w:fill="FFFFFF"/>
        </w:rPr>
        <w:t xml:space="preserve"> adds an extra layer of validation and verification to ensure the integrity of the files being scanned.</w:t>
      </w:r>
    </w:p>
    <w:p w14:paraId="1C536CBA" w14:textId="52BA716E" w:rsidR="008F3F65" w:rsidRPr="00885998" w:rsidRDefault="008F3F65" w:rsidP="00CE78ED">
      <w:pPr>
        <w:pStyle w:val="Heading3"/>
      </w:pPr>
      <w:r w:rsidRPr="00885998">
        <w:t>PYPDF</w:t>
      </w:r>
      <w:r w:rsidR="00AC041A" w:rsidRPr="00885998">
        <w:t>2</w:t>
      </w:r>
      <w:r w:rsidRPr="00885998">
        <w:t>: 3.1.0</w:t>
      </w:r>
    </w:p>
    <w:p w14:paraId="7FA10BCF" w14:textId="481D8A05" w:rsidR="008F3F65" w:rsidRPr="001C2062" w:rsidRDefault="00885998" w:rsidP="005F07EC">
      <w:pPr>
        <w:pStyle w:val="NormalWeb"/>
        <w:jc w:val="both"/>
        <w:rPr>
          <w:rFonts w:asciiTheme="minorHAnsi" w:hAnsiTheme="minorHAnsi" w:cstheme="minorHAnsi"/>
          <w:spacing w:val="-6"/>
          <w:shd w:val="clear" w:color="auto" w:fill="FFFFFF"/>
        </w:rPr>
      </w:pPr>
      <w:r>
        <w:rPr>
          <w:rFonts w:asciiTheme="minorHAnsi" w:hAnsiTheme="minorHAnsi" w:cstheme="minorHAnsi"/>
          <w:spacing w:val="-6"/>
          <w:shd w:val="clear" w:color="auto" w:fill="FFFFFF"/>
        </w:rPr>
        <w:t xml:space="preserve">PYPDF2 is used in the </w:t>
      </w:r>
      <w:proofErr w:type="spellStart"/>
      <w:r>
        <w:rPr>
          <w:rFonts w:asciiTheme="minorHAnsi" w:hAnsiTheme="minorHAnsi" w:cstheme="minorHAnsi"/>
          <w:spacing w:val="-6"/>
          <w:shd w:val="clear" w:color="auto" w:fill="FFFFFF"/>
        </w:rPr>
        <w:t>pdf_analysis</w:t>
      </w:r>
      <w:proofErr w:type="spellEnd"/>
      <w:r>
        <w:rPr>
          <w:rFonts w:asciiTheme="minorHAnsi" w:hAnsiTheme="minorHAnsi" w:cstheme="minorHAnsi"/>
          <w:spacing w:val="-6"/>
          <w:shd w:val="clear" w:color="auto" w:fill="FFFFFF"/>
        </w:rPr>
        <w:t xml:space="preserve"> function of the code </w:t>
      </w:r>
      <w:proofErr w:type="gramStart"/>
      <w:r>
        <w:rPr>
          <w:rFonts w:asciiTheme="minorHAnsi" w:hAnsiTheme="minorHAnsi" w:cstheme="minorHAnsi"/>
          <w:spacing w:val="-6"/>
          <w:shd w:val="clear" w:color="auto" w:fill="FFFFFF"/>
        </w:rPr>
        <w:t>to,</w:t>
      </w:r>
      <w:proofErr w:type="gramEnd"/>
      <w:r>
        <w:rPr>
          <w:rFonts w:asciiTheme="minorHAnsi" w:hAnsiTheme="minorHAnsi" w:cstheme="minorHAnsi"/>
          <w:spacing w:val="-6"/>
          <w:shd w:val="clear" w:color="auto" w:fill="FFFFFF"/>
        </w:rPr>
        <w:t xml:space="preserve"> extract and parse the </w:t>
      </w:r>
      <w:proofErr w:type="spellStart"/>
      <w:r>
        <w:rPr>
          <w:rFonts w:asciiTheme="minorHAnsi" w:hAnsiTheme="minorHAnsi" w:cstheme="minorHAnsi"/>
          <w:spacing w:val="-6"/>
          <w:shd w:val="clear" w:color="auto" w:fill="FFFFFF"/>
        </w:rPr>
        <w:t>OpenAction</w:t>
      </w:r>
      <w:proofErr w:type="spellEnd"/>
      <w:r>
        <w:rPr>
          <w:rFonts w:asciiTheme="minorHAnsi" w:hAnsiTheme="minorHAnsi" w:cstheme="minorHAnsi"/>
          <w:spacing w:val="-6"/>
          <w:shd w:val="clear" w:color="auto" w:fill="FFFFFF"/>
        </w:rPr>
        <w:t xml:space="preserve"> and JavaScript objects to the </w:t>
      </w:r>
      <w:proofErr w:type="spellStart"/>
      <w:r>
        <w:rPr>
          <w:rFonts w:asciiTheme="minorHAnsi" w:hAnsiTheme="minorHAnsi" w:cstheme="minorHAnsi"/>
          <w:spacing w:val="-6"/>
          <w:shd w:val="clear" w:color="auto" w:fill="FFFFFF"/>
        </w:rPr>
        <w:t>yara_check</w:t>
      </w:r>
      <w:proofErr w:type="spellEnd"/>
      <w:r>
        <w:rPr>
          <w:rFonts w:asciiTheme="minorHAnsi" w:hAnsiTheme="minorHAnsi" w:cstheme="minorHAnsi"/>
          <w:spacing w:val="-6"/>
          <w:shd w:val="clear" w:color="auto" w:fill="FFFFFF"/>
        </w:rPr>
        <w:t xml:space="preserve"> function.</w:t>
      </w:r>
    </w:p>
    <w:p w14:paraId="53FC1A44" w14:textId="095CB920" w:rsidR="008F3F65" w:rsidRPr="008F75D2" w:rsidRDefault="008F3F65" w:rsidP="005F07EC">
      <w:pPr>
        <w:pStyle w:val="Heading1"/>
        <w:spacing w:line="240" w:lineRule="auto"/>
      </w:pPr>
      <w:bookmarkStart w:id="29" w:name="_Toc140066131"/>
      <w:r>
        <w:t>Methodology</w:t>
      </w:r>
      <w:bookmarkEnd w:id="29"/>
    </w:p>
    <w:p w14:paraId="5CFEAE42" w14:textId="1D9E5ADD" w:rsidR="008F3F65" w:rsidRPr="008F75D2" w:rsidRDefault="008F3F65" w:rsidP="005F07EC">
      <w:pPr>
        <w:pStyle w:val="Heading2"/>
      </w:pPr>
      <w:bookmarkStart w:id="30" w:name="_Toc140066132"/>
      <w:r>
        <w:t>Client-Side Validation</w:t>
      </w:r>
      <w:bookmarkEnd w:id="30"/>
    </w:p>
    <w:p w14:paraId="086C75F5"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456F07">
        <w:rPr>
          <w:rFonts w:eastAsia="Times New Roman" w:cstheme="minorHAnsi"/>
          <w:spacing w:val="-6"/>
          <w:kern w:val="0"/>
          <w:shd w:val="clear" w:color="auto" w:fill="FFFFFF"/>
          <w14:ligatures w14:val="none"/>
        </w:rPr>
        <w:t xml:space="preserve">The PDF files are downloaded to a server from a website which has technical </w:t>
      </w:r>
      <w:r w:rsidRPr="00147E99">
        <w:rPr>
          <w:rFonts w:eastAsia="Times New Roman" w:cstheme="minorHAnsi"/>
          <w:spacing w:val="-6"/>
          <w:kern w:val="0"/>
          <w:shd w:val="clear" w:color="auto" w:fill="FFFFFF"/>
          <w14:ligatures w14:val="none"/>
        </w:rPr>
        <w:t>controls in place to perform file validation by verifying that the extension is .pdf. If the file extension matches, then a file size check by a client-side validation using JavaScript or HTML5 file input attributes in addition to a server-side validation. The ideal server handling implementation</w:t>
      </w:r>
      <w:r>
        <w:rPr>
          <w:rFonts w:eastAsia="Times New Roman" w:cstheme="minorHAnsi"/>
          <w:spacing w:val="-6"/>
          <w:kern w:val="0"/>
          <w:shd w:val="clear" w:color="auto" w:fill="FFFFFF"/>
          <w14:ligatures w14:val="none"/>
        </w:rPr>
        <w:t xml:space="preserve"> is to</w:t>
      </w:r>
      <w:r w:rsidRPr="00147E99">
        <w:rPr>
          <w:rFonts w:eastAsia="Times New Roman" w:cstheme="minorHAnsi"/>
          <w:spacing w:val="-6"/>
          <w:kern w:val="0"/>
          <w:shd w:val="clear" w:color="auto" w:fill="FFFFFF"/>
          <w14:ligatures w14:val="none"/>
        </w:rPr>
        <w:t xml:space="preserve"> create a secure directory </w:t>
      </w:r>
      <w:r>
        <w:rPr>
          <w:rFonts w:eastAsia="Times New Roman" w:cstheme="minorHAnsi"/>
          <w:spacing w:val="-6"/>
          <w:kern w:val="0"/>
          <w:shd w:val="clear" w:color="auto" w:fill="FFFFFF"/>
          <w14:ligatures w14:val="none"/>
        </w:rPr>
        <w:t>that stores files.</w:t>
      </w:r>
    </w:p>
    <w:p w14:paraId="43F5FAC4"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147E99">
        <w:rPr>
          <w:rFonts w:eastAsia="Times New Roman" w:cstheme="minorHAnsi"/>
          <w:spacing w:val="-6"/>
          <w:kern w:val="0"/>
          <w:shd w:val="clear" w:color="auto" w:fill="FFFFFF"/>
          <w14:ligatures w14:val="none"/>
        </w:rPr>
        <w:t xml:space="preserve">The project is concerned with the directory where the PDFs are stored. Sweeper runs in the background and is triggered immediately a file is uploaded to the server. It first scans the file against the </w:t>
      </w:r>
      <w:proofErr w:type="spellStart"/>
      <w:r w:rsidRPr="00147E99">
        <w:rPr>
          <w:rFonts w:eastAsia="Times New Roman" w:cstheme="minorHAnsi"/>
          <w:spacing w:val="-6"/>
          <w:kern w:val="0"/>
          <w:shd w:val="clear" w:color="auto" w:fill="FFFFFF"/>
          <w14:ligatures w14:val="none"/>
        </w:rPr>
        <w:t>ClamAV</w:t>
      </w:r>
      <w:proofErr w:type="spellEnd"/>
      <w:r w:rsidRPr="00147E99">
        <w:rPr>
          <w:rFonts w:eastAsia="Times New Roman" w:cstheme="minorHAnsi"/>
          <w:spacing w:val="-6"/>
          <w:kern w:val="0"/>
          <w:shd w:val="clear" w:color="auto" w:fill="FFFFFF"/>
          <w14:ligatures w14:val="none"/>
        </w:rPr>
        <w:t xml:space="preserve"> signature base then checks against YARA ruleset. The script runs as a logical ‘OR’ check and on identification of any signature or YARA condition, the file is </w:t>
      </w:r>
      <w:r>
        <w:rPr>
          <w:rFonts w:eastAsia="Times New Roman" w:cstheme="minorHAnsi"/>
          <w:spacing w:val="-6"/>
          <w:kern w:val="0"/>
          <w:shd w:val="clear" w:color="auto" w:fill="FFFFFF"/>
          <w14:ligatures w14:val="none"/>
        </w:rPr>
        <w:t xml:space="preserve">isolated in a </w:t>
      </w:r>
      <w:r w:rsidRPr="00147E99">
        <w:rPr>
          <w:rFonts w:eastAsia="Times New Roman" w:cstheme="minorHAnsi"/>
          <w:spacing w:val="-6"/>
          <w:kern w:val="0"/>
          <w:shd w:val="clear" w:color="auto" w:fill="FFFFFF"/>
          <w14:ligatures w14:val="none"/>
        </w:rPr>
        <w:t>directory which access is limited to only authorized IT security personnel.</w:t>
      </w:r>
    </w:p>
    <w:p w14:paraId="508D5429" w14:textId="28DC8DF4" w:rsidR="008F3F65" w:rsidRPr="00C72D80" w:rsidRDefault="008F3F65" w:rsidP="3B9BD1B6">
      <w:pPr>
        <w:spacing w:before="100" w:beforeAutospacing="1" w:after="100" w:afterAutospacing="1"/>
        <w:jc w:val="both"/>
        <w:rPr>
          <w:rFonts w:eastAsia="Times New Roman"/>
        </w:rPr>
      </w:pPr>
      <w:r w:rsidRPr="3B9F61C1">
        <w:rPr>
          <w:rFonts w:eastAsia="Times New Roman"/>
          <w:spacing w:val="-6"/>
          <w:kern w:val="0"/>
          <w:shd w:val="clear" w:color="auto" w:fill="FFFFFF"/>
          <w14:ligatures w14:val="none"/>
        </w:rPr>
        <w:lastRenderedPageBreak/>
        <w:t xml:space="preserve">Client-side validation is implemented using JavaScript to ensure that the uploaded file meets the specified criteria before submitting the form to the server. Where </w:t>
      </w:r>
      <w:proofErr w:type="gramStart"/>
      <w:r w:rsidRPr="3B9F61C1">
        <w:rPr>
          <w:rFonts w:eastAsia="Times New Roman"/>
          <w:spacing w:val="-6"/>
          <w:kern w:val="0"/>
          <w:shd w:val="clear" w:color="auto" w:fill="FFFFFF"/>
          <w14:ligatures w14:val="none"/>
        </w:rPr>
        <w:t>client</w:t>
      </w:r>
      <w:proofErr w:type="gramEnd"/>
      <w:r w:rsidRPr="3B9F61C1">
        <w:rPr>
          <w:rFonts w:eastAsia="Times New Roman"/>
          <w:spacing w:val="-6"/>
          <w:kern w:val="0"/>
          <w:shd w:val="clear" w:color="auto" w:fill="FFFFFF"/>
          <w14:ligatures w14:val="none"/>
        </w:rPr>
        <w:t xml:space="preserve"> send the file by form, which is used to collect data, precisely upload file It uses a form POST method which specifies the form is used to send data to web server. </w:t>
      </w:r>
    </w:p>
    <w:p w14:paraId="276ABA15" w14:textId="5768E643" w:rsidR="3B9BD1B6" w:rsidRDefault="3B9BD1B6" w:rsidP="3B9BD1B6">
      <w:pPr>
        <w:spacing w:beforeAutospacing="1" w:afterAutospacing="1"/>
        <w:jc w:val="both"/>
        <w:rPr>
          <w:rFonts w:eastAsia="Times New Roman"/>
        </w:rPr>
      </w:pPr>
    </w:p>
    <w:p w14:paraId="38A5A125" w14:textId="77777777" w:rsidR="008F3F65" w:rsidRPr="00C72D80"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 xml:space="preserve">When the user selects a file using the file input field, the </w:t>
      </w:r>
      <w:proofErr w:type="spellStart"/>
      <w:proofErr w:type="gramStart"/>
      <w:r w:rsidRPr="00C72D80">
        <w:rPr>
          <w:rFonts w:eastAsia="Times New Roman" w:cstheme="minorHAnsi"/>
          <w:spacing w:val="-6"/>
          <w:kern w:val="0"/>
          <w:shd w:val="clear" w:color="auto" w:fill="FFFFFF"/>
          <w14:ligatures w14:val="none"/>
        </w:rPr>
        <w:t>validateForm</w:t>
      </w:r>
      <w:proofErr w:type="spellEnd"/>
      <w:r w:rsidRPr="00C72D80">
        <w:rPr>
          <w:rFonts w:eastAsia="Times New Roman" w:cstheme="minorHAnsi"/>
          <w:spacing w:val="-6"/>
          <w:kern w:val="0"/>
          <w:shd w:val="clear" w:color="auto" w:fill="FFFFFF"/>
          <w14:ligatures w14:val="none"/>
        </w:rPr>
        <w:t>(</w:t>
      </w:r>
      <w:proofErr w:type="gramEnd"/>
      <w:r w:rsidRPr="00C72D80">
        <w:rPr>
          <w:rFonts w:eastAsia="Times New Roman" w:cstheme="minorHAnsi"/>
          <w:spacing w:val="-6"/>
          <w:kern w:val="0"/>
          <w:shd w:val="clear" w:color="auto" w:fill="FFFFFF"/>
          <w14:ligatures w14:val="none"/>
        </w:rPr>
        <w:t>) function is triggered when the form is submitted.</w:t>
      </w:r>
    </w:p>
    <w:p w14:paraId="4523D65E"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 xml:space="preserve">The </w:t>
      </w:r>
      <w:proofErr w:type="spellStart"/>
      <w:proofErr w:type="gramStart"/>
      <w:r w:rsidRPr="00C72D80">
        <w:rPr>
          <w:rFonts w:eastAsia="Times New Roman" w:cstheme="minorHAnsi"/>
          <w:spacing w:val="-6"/>
          <w:kern w:val="0"/>
          <w:shd w:val="clear" w:color="auto" w:fill="FFFFFF"/>
          <w14:ligatures w14:val="none"/>
        </w:rPr>
        <w:t>validateForm</w:t>
      </w:r>
      <w:proofErr w:type="spellEnd"/>
      <w:r w:rsidRPr="00C72D80">
        <w:rPr>
          <w:rFonts w:eastAsia="Times New Roman" w:cstheme="minorHAnsi"/>
          <w:spacing w:val="-6"/>
          <w:kern w:val="0"/>
          <w:shd w:val="clear" w:color="auto" w:fill="FFFFFF"/>
          <w14:ligatures w14:val="none"/>
        </w:rPr>
        <w:t>(</w:t>
      </w:r>
      <w:proofErr w:type="gramEnd"/>
      <w:r w:rsidRPr="00C72D80">
        <w:rPr>
          <w:rFonts w:eastAsia="Times New Roman" w:cstheme="minorHAnsi"/>
          <w:spacing w:val="-6"/>
          <w:kern w:val="0"/>
          <w:shd w:val="clear" w:color="auto" w:fill="FFFFFF"/>
          <w14:ligatures w14:val="none"/>
        </w:rPr>
        <w:t>) function performs the following validations:</w:t>
      </w:r>
    </w:p>
    <w:p w14:paraId="0AE3AA65" w14:textId="77777777" w:rsidR="008F3F65" w:rsidRPr="00C72D80"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File extension validation: It checks if the selected file has a .pdf extension using the regular expression (\.</w:t>
      </w:r>
      <w:proofErr w:type="gramStart"/>
      <w:r w:rsidRPr="00C72D80">
        <w:rPr>
          <w:rFonts w:eastAsia="Times New Roman" w:cstheme="minorHAnsi"/>
          <w:spacing w:val="-6"/>
          <w:kern w:val="0"/>
          <w:shd w:val="clear" w:color="auto" w:fill="FFFFFF"/>
          <w14:ligatures w14:val="none"/>
        </w:rPr>
        <w:t>pdf)$</w:t>
      </w:r>
      <w:proofErr w:type="gramEnd"/>
      <w:r w:rsidRPr="00C72D80">
        <w:rPr>
          <w:rFonts w:eastAsia="Times New Roman" w:cstheme="minorHAnsi"/>
          <w:spacing w:val="-6"/>
          <w:kern w:val="0"/>
          <w:shd w:val="clear" w:color="auto" w:fill="FFFFFF"/>
          <w14:ligatures w14:val="none"/>
        </w:rPr>
        <w:t>/</w:t>
      </w:r>
      <w:proofErr w:type="spellStart"/>
      <w:r w:rsidRPr="00C72D80">
        <w:rPr>
          <w:rFonts w:eastAsia="Times New Roman" w:cstheme="minorHAnsi"/>
          <w:spacing w:val="-6"/>
          <w:kern w:val="0"/>
          <w:shd w:val="clear" w:color="auto" w:fill="FFFFFF"/>
          <w14:ligatures w14:val="none"/>
        </w:rPr>
        <w:t>i</w:t>
      </w:r>
      <w:proofErr w:type="spellEnd"/>
      <w:r w:rsidRPr="00C72D80">
        <w:rPr>
          <w:rFonts w:eastAsia="Times New Roman" w:cstheme="minorHAnsi"/>
          <w:spacing w:val="-6"/>
          <w:kern w:val="0"/>
          <w:shd w:val="clear" w:color="auto" w:fill="FFFFFF"/>
          <w14:ligatures w14:val="none"/>
        </w:rPr>
        <w:t>. If the file's extension does not match this pattern, an error message is displayed.</w:t>
      </w:r>
    </w:p>
    <w:p w14:paraId="5B0C9ACA" w14:textId="77777777" w:rsidR="008F3F65" w:rsidRPr="00C72D80"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File size validation: It checks if the size of the selected file exceeds the specified limit of 5 MB (5 * 1024 * 1024 bytes). If the file size is larger than the limit, an error message is displayed.</w:t>
      </w:r>
    </w:p>
    <w:p w14:paraId="0D9B16C5" w14:textId="77777777" w:rsidR="008F3F65" w:rsidRPr="0068751E"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C72D80">
        <w:rPr>
          <w:rFonts w:eastAsia="Times New Roman" w:cstheme="minorHAnsi"/>
          <w:spacing w:val="-6"/>
          <w:kern w:val="0"/>
          <w:shd w:val="clear" w:color="auto" w:fill="FFFFFF"/>
          <w14:ligatures w14:val="none"/>
        </w:rPr>
        <w:t>If any of the validations fail, the corresponding error message is displayed in the &lt;span&gt; element with the id="error-message". The error message is shown in red.</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If all the validations pass, the form is submitted, and the file is uploaded to the server.</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 xml:space="preserve">The return true statement in the </w:t>
      </w:r>
      <w:proofErr w:type="spellStart"/>
      <w:proofErr w:type="gramStart"/>
      <w:r w:rsidRPr="00C72D80">
        <w:rPr>
          <w:rFonts w:eastAsia="Times New Roman" w:cstheme="minorHAnsi"/>
          <w:spacing w:val="-6"/>
          <w:kern w:val="0"/>
          <w:shd w:val="clear" w:color="auto" w:fill="FFFFFF"/>
          <w14:ligatures w14:val="none"/>
        </w:rPr>
        <w:t>validateForm</w:t>
      </w:r>
      <w:proofErr w:type="spellEnd"/>
      <w:r w:rsidRPr="00C72D80">
        <w:rPr>
          <w:rFonts w:eastAsia="Times New Roman" w:cstheme="minorHAnsi"/>
          <w:spacing w:val="-6"/>
          <w:kern w:val="0"/>
          <w:shd w:val="clear" w:color="auto" w:fill="FFFFFF"/>
          <w14:ligatures w14:val="none"/>
        </w:rPr>
        <w:t>(</w:t>
      </w:r>
      <w:proofErr w:type="gramEnd"/>
      <w:r w:rsidRPr="00C72D80">
        <w:rPr>
          <w:rFonts w:eastAsia="Times New Roman" w:cstheme="minorHAnsi"/>
          <w:spacing w:val="-6"/>
          <w:kern w:val="0"/>
          <w:shd w:val="clear" w:color="auto" w:fill="FFFFFF"/>
          <w14:ligatures w14:val="none"/>
        </w:rPr>
        <w:t>) function allows the form submission to proceed.</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If any validation fails, the return false statement prevents the form from being submitted.</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 xml:space="preserve">When the user submits the form, the </w:t>
      </w:r>
      <w:proofErr w:type="spellStart"/>
      <w:proofErr w:type="gramStart"/>
      <w:r w:rsidRPr="00C72D80">
        <w:rPr>
          <w:rFonts w:eastAsia="Times New Roman" w:cstheme="minorHAnsi"/>
          <w:spacing w:val="-6"/>
          <w:kern w:val="0"/>
          <w:shd w:val="clear" w:color="auto" w:fill="FFFFFF"/>
          <w14:ligatures w14:val="none"/>
        </w:rPr>
        <w:t>validateForm</w:t>
      </w:r>
      <w:proofErr w:type="spellEnd"/>
      <w:r w:rsidRPr="00C72D80">
        <w:rPr>
          <w:rFonts w:eastAsia="Times New Roman" w:cstheme="minorHAnsi"/>
          <w:spacing w:val="-6"/>
          <w:kern w:val="0"/>
          <w:shd w:val="clear" w:color="auto" w:fill="FFFFFF"/>
          <w14:ligatures w14:val="none"/>
        </w:rPr>
        <w:t>(</w:t>
      </w:r>
      <w:proofErr w:type="gramEnd"/>
      <w:r w:rsidRPr="00C72D80">
        <w:rPr>
          <w:rFonts w:eastAsia="Times New Roman" w:cstheme="minorHAnsi"/>
          <w:spacing w:val="-6"/>
          <w:kern w:val="0"/>
          <w:shd w:val="clear" w:color="auto" w:fill="FFFFFF"/>
          <w14:ligatures w14:val="none"/>
        </w:rPr>
        <w:t>) function is called to check if the uploaded file meets certain criteria. If the file meets the criteria, the form data is sent to the server at the specified URL ('upload' route).</w:t>
      </w:r>
      <w:r>
        <w:rPr>
          <w:rFonts w:eastAsia="Times New Roman" w:cstheme="minorHAnsi"/>
          <w:spacing w:val="-6"/>
          <w:kern w:val="0"/>
          <w:shd w:val="clear" w:color="auto" w:fill="FFFFFF"/>
          <w14:ligatures w14:val="none"/>
        </w:rPr>
        <w:t xml:space="preserve"> </w:t>
      </w:r>
      <w:r w:rsidRPr="00C72D80">
        <w:rPr>
          <w:rFonts w:eastAsia="Times New Roman" w:cstheme="minorHAnsi"/>
          <w:spacing w:val="-6"/>
          <w:kern w:val="0"/>
          <w:shd w:val="clear" w:color="auto" w:fill="FFFFFF"/>
          <w14:ligatures w14:val="none"/>
        </w:rPr>
        <w:t>If the file doesn't meet the criteria, an error message may be displayed, and the form is not submitted. The client-side validation provides immediate response to the user, preventing them from submitting invalid files and reducing unnecessary server-side processing. It ensures that the uploaded file has a PDF extension and is within the specified size limit before proceeding with the file upload.</w:t>
      </w:r>
    </w:p>
    <w:p w14:paraId="11C53FD0" w14:textId="77777777" w:rsidR="008F3F65" w:rsidRPr="00F73D27" w:rsidRDefault="008F3F65" w:rsidP="005F07EC">
      <w:pPr>
        <w:pStyle w:val="Heading2"/>
        <w:rPr>
          <w:rFonts w:eastAsia="Times New Roman"/>
          <w:shd w:val="clear" w:color="auto" w:fill="FFFFFF"/>
        </w:rPr>
      </w:pPr>
      <w:bookmarkStart w:id="31" w:name="_Toc140066133"/>
      <w:r w:rsidRPr="00F73D27">
        <w:rPr>
          <w:rFonts w:eastAsia="Times New Roman"/>
          <w:shd w:val="clear" w:color="auto" w:fill="FFFFFF"/>
        </w:rPr>
        <w:t xml:space="preserve">PDF </w:t>
      </w:r>
      <w:r>
        <w:rPr>
          <w:rFonts w:eastAsia="Times New Roman"/>
          <w:shd w:val="clear" w:color="auto" w:fill="FFFFFF"/>
        </w:rPr>
        <w:t>Structure</w:t>
      </w:r>
      <w:bookmarkEnd w:id="31"/>
    </w:p>
    <w:p w14:paraId="572DC389" w14:textId="77777777" w:rsidR="008F3F65" w:rsidRPr="00456F07" w:rsidRDefault="008F3F65" w:rsidP="00144736">
      <w:pPr>
        <w:spacing w:before="100" w:beforeAutospacing="1" w:after="100" w:afterAutospacing="1"/>
        <w:rPr>
          <w:rFonts w:eastAsia="Times New Roman" w:cstheme="minorHAnsi"/>
          <w:spacing w:val="-6"/>
          <w:kern w:val="0"/>
          <w:shd w:val="clear" w:color="auto" w:fill="FFFFFF"/>
          <w14:ligatures w14:val="none"/>
        </w:rPr>
      </w:pPr>
      <w:r w:rsidRPr="00F73D27">
        <w:rPr>
          <w:rFonts w:eastAsia="Times New Roman" w:cstheme="minorHAnsi"/>
          <w:spacing w:val="-6"/>
          <w:kern w:val="0"/>
          <w:shd w:val="clear" w:color="auto" w:fill="FFFFFF"/>
          <w14:ligatures w14:val="none"/>
        </w:rPr>
        <w:t>To effectively handle malware propagation via PDF files, it is important to understand the structure of a PDF file.</w:t>
      </w:r>
      <w:r>
        <w:rPr>
          <w:rFonts w:eastAsia="Times New Roman" w:cstheme="minorHAnsi"/>
          <w:spacing w:val="-6"/>
          <w:kern w:val="0"/>
          <w:shd w:val="clear" w:color="auto" w:fill="FFFFFF"/>
          <w14:ligatures w14:val="none"/>
        </w:rPr>
        <w:t xml:space="preserve"> </w:t>
      </w:r>
      <w:r w:rsidRPr="00456F07">
        <w:rPr>
          <w:rFonts w:eastAsia="Times New Roman" w:cstheme="minorHAnsi"/>
          <w:spacing w:val="-6"/>
          <w:kern w:val="0"/>
          <w:shd w:val="clear" w:color="auto" w:fill="FFFFFF"/>
          <w14:ligatures w14:val="none"/>
        </w:rPr>
        <w:t xml:space="preserve">A PDF document </w:t>
      </w:r>
      <w:r>
        <w:rPr>
          <w:rFonts w:eastAsia="Times New Roman" w:cstheme="minorHAnsi"/>
          <w:spacing w:val="-6"/>
          <w:kern w:val="0"/>
          <w:shd w:val="clear" w:color="auto" w:fill="FFFFFF"/>
          <w14:ligatures w14:val="none"/>
        </w:rPr>
        <w:t xml:space="preserve">is a </w:t>
      </w:r>
      <w:r w:rsidRPr="00456F07">
        <w:rPr>
          <w:rFonts w:eastAsia="Times New Roman" w:cstheme="minorHAnsi"/>
          <w:spacing w:val="-6"/>
          <w:kern w:val="0"/>
          <w:shd w:val="clear" w:color="auto" w:fill="FFFFFF"/>
          <w14:ligatures w14:val="none"/>
        </w:rPr>
        <w:t>collection of objects which describe how one or more pages must be displayed.</w:t>
      </w:r>
    </w:p>
    <w:p w14:paraId="11B348B9" w14:textId="77777777" w:rsidR="008F3F65" w:rsidRPr="00456F07" w:rsidRDefault="008F3F65" w:rsidP="00144736">
      <w:pPr>
        <w:spacing w:before="100" w:beforeAutospacing="1" w:after="100" w:afterAutospacing="1"/>
        <w:rPr>
          <w:rFonts w:eastAsia="Times New Roman" w:cstheme="minorHAnsi"/>
          <w:spacing w:val="-6"/>
          <w:kern w:val="0"/>
          <w:shd w:val="clear" w:color="auto" w:fill="FFFFFF"/>
          <w14:ligatures w14:val="none"/>
        </w:rPr>
      </w:pPr>
      <w:r w:rsidRPr="00456F07">
        <w:rPr>
          <w:rFonts w:eastAsia="Times New Roman" w:cstheme="minorHAnsi"/>
          <w:spacing w:val="-6"/>
          <w:kern w:val="0"/>
          <w:shd w:val="clear" w:color="auto" w:fill="FFFFFF"/>
          <w14:ligatures w14:val="none"/>
        </w:rPr>
        <w:t>In general, a PDF document consists of four main parts.</w:t>
      </w:r>
    </w:p>
    <w:p w14:paraId="25F98E8A" w14:textId="77777777" w:rsidR="008F3F65" w:rsidRPr="00456F07" w:rsidRDefault="008F3F65" w:rsidP="00144736">
      <w:pPr>
        <w:pStyle w:val="ListParagraph"/>
        <w:numPr>
          <w:ilvl w:val="0"/>
          <w:numId w:val="9"/>
        </w:numPr>
        <w:spacing w:before="100" w:beforeAutospacing="1" w:after="100" w:afterAutospacing="1" w:line="240" w:lineRule="auto"/>
        <w:rPr>
          <w:rFonts w:eastAsia="Times New Roman" w:cstheme="minorHAnsi"/>
          <w:spacing w:val="-6"/>
          <w:shd w:val="clear" w:color="auto" w:fill="FFFFFF"/>
        </w:rPr>
      </w:pPr>
      <w:r w:rsidRPr="00456F07">
        <w:rPr>
          <w:rFonts w:eastAsia="Times New Roman" w:cstheme="minorHAnsi"/>
          <w:spacing w:val="-6"/>
          <w:shd w:val="clear" w:color="auto" w:fill="FFFFFF"/>
        </w:rPr>
        <w:t xml:space="preserve">One-line header </w:t>
      </w:r>
      <w:r>
        <w:rPr>
          <w:rFonts w:eastAsia="Times New Roman" w:cstheme="minorHAnsi"/>
          <w:spacing w:val="-6"/>
          <w:shd w:val="clear" w:color="auto" w:fill="FFFFFF"/>
        </w:rPr>
        <w:t>or</w:t>
      </w:r>
      <w:r w:rsidRPr="00456F07">
        <w:rPr>
          <w:rFonts w:eastAsia="Times New Roman" w:cstheme="minorHAnsi"/>
          <w:spacing w:val="-6"/>
          <w:shd w:val="clear" w:color="auto" w:fill="FFFFFF"/>
        </w:rPr>
        <w:t xml:space="preserve"> Header</w:t>
      </w:r>
    </w:p>
    <w:p w14:paraId="71DE19D9" w14:textId="77777777" w:rsidR="008F3F65" w:rsidRPr="00456F07" w:rsidRDefault="008F3F65" w:rsidP="00144736">
      <w:pPr>
        <w:pStyle w:val="ListParagraph"/>
        <w:numPr>
          <w:ilvl w:val="0"/>
          <w:numId w:val="9"/>
        </w:numPr>
        <w:spacing w:before="100" w:beforeAutospacing="1" w:after="100" w:afterAutospacing="1" w:line="240" w:lineRule="auto"/>
        <w:rPr>
          <w:rFonts w:eastAsia="Times New Roman" w:cstheme="minorHAnsi"/>
          <w:spacing w:val="-6"/>
          <w:shd w:val="clear" w:color="auto" w:fill="FFFFFF"/>
        </w:rPr>
      </w:pPr>
      <w:r w:rsidRPr="00456F07">
        <w:rPr>
          <w:rFonts w:eastAsia="Times New Roman" w:cstheme="minorHAnsi"/>
          <w:spacing w:val="-6"/>
          <w:shd w:val="clear" w:color="auto" w:fill="FFFFFF"/>
        </w:rPr>
        <w:t>Body</w:t>
      </w:r>
    </w:p>
    <w:p w14:paraId="7092923D" w14:textId="77777777" w:rsidR="008F3F65" w:rsidRPr="00456F07" w:rsidRDefault="008F3F65" w:rsidP="00144736">
      <w:pPr>
        <w:pStyle w:val="ListParagraph"/>
        <w:numPr>
          <w:ilvl w:val="0"/>
          <w:numId w:val="9"/>
        </w:numPr>
        <w:spacing w:before="100" w:beforeAutospacing="1" w:after="100" w:afterAutospacing="1" w:line="240" w:lineRule="auto"/>
        <w:rPr>
          <w:rFonts w:eastAsia="Times New Roman" w:cstheme="minorHAnsi"/>
          <w:spacing w:val="-6"/>
          <w:shd w:val="clear" w:color="auto" w:fill="FFFFFF"/>
        </w:rPr>
      </w:pPr>
      <w:r w:rsidRPr="00456F07">
        <w:rPr>
          <w:rFonts w:eastAsia="Times New Roman" w:cstheme="minorHAnsi"/>
          <w:spacing w:val="-6"/>
          <w:shd w:val="clear" w:color="auto" w:fill="FFFFFF"/>
        </w:rPr>
        <w:t>Cross-reference table</w:t>
      </w:r>
    </w:p>
    <w:p w14:paraId="42012A77" w14:textId="77777777" w:rsidR="008F3F65" w:rsidRPr="00456F07" w:rsidRDefault="008F3F65" w:rsidP="00144736">
      <w:pPr>
        <w:pStyle w:val="ListParagraph"/>
        <w:numPr>
          <w:ilvl w:val="0"/>
          <w:numId w:val="9"/>
        </w:numPr>
        <w:spacing w:before="100" w:beforeAutospacing="1" w:after="100" w:afterAutospacing="1" w:line="240" w:lineRule="auto"/>
        <w:rPr>
          <w:rFonts w:eastAsia="Times New Roman" w:cstheme="minorHAnsi"/>
          <w:spacing w:val="-6"/>
          <w:shd w:val="clear" w:color="auto" w:fill="FFFFFF"/>
        </w:rPr>
      </w:pPr>
      <w:r w:rsidRPr="00456F07">
        <w:rPr>
          <w:rFonts w:eastAsia="Times New Roman" w:cstheme="minorHAnsi"/>
          <w:spacing w:val="-6"/>
          <w:shd w:val="clear" w:color="auto" w:fill="FFFFFF"/>
        </w:rPr>
        <w:t>Trailer</w:t>
      </w:r>
    </w:p>
    <w:p w14:paraId="41C6FE42" w14:textId="77777777" w:rsidR="008F3F65" w:rsidRPr="00456F07" w:rsidRDefault="008F3F65" w:rsidP="00144736">
      <w:pPr>
        <w:spacing w:before="100" w:beforeAutospacing="1" w:after="100" w:afterAutospacing="1"/>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lastRenderedPageBreak/>
        <w:t>The</w:t>
      </w:r>
      <w:r w:rsidRPr="00456F07">
        <w:rPr>
          <w:rFonts w:eastAsia="Times New Roman" w:cstheme="minorHAnsi"/>
          <w:spacing w:val="-6"/>
          <w:kern w:val="0"/>
          <w:shd w:val="clear" w:color="auto" w:fill="FFFFFF"/>
          <w14:ligatures w14:val="none"/>
        </w:rPr>
        <w:t xml:space="preserve"> header identifies that</w:t>
      </w:r>
      <w:r>
        <w:rPr>
          <w:rFonts w:eastAsia="Times New Roman" w:cstheme="minorHAnsi"/>
          <w:spacing w:val="-6"/>
          <w:kern w:val="0"/>
          <w:shd w:val="clear" w:color="auto" w:fill="FFFFFF"/>
          <w14:ligatures w14:val="none"/>
        </w:rPr>
        <w:t xml:space="preserve"> it is </w:t>
      </w:r>
      <w:r w:rsidRPr="00456F07">
        <w:rPr>
          <w:rFonts w:eastAsia="Times New Roman" w:cstheme="minorHAnsi"/>
          <w:spacing w:val="-6"/>
          <w:kern w:val="0"/>
          <w:shd w:val="clear" w:color="auto" w:fill="FFFFFF"/>
          <w14:ligatures w14:val="none"/>
        </w:rPr>
        <w:t>PDF</w:t>
      </w:r>
      <w:r>
        <w:rPr>
          <w:rFonts w:eastAsia="Times New Roman" w:cstheme="minorHAnsi"/>
          <w:spacing w:val="-6"/>
          <w:kern w:val="0"/>
          <w:shd w:val="clear" w:color="auto" w:fill="FFFFFF"/>
          <w14:ligatures w14:val="none"/>
        </w:rPr>
        <w:t>, s</w:t>
      </w:r>
      <w:r w:rsidRPr="00456F07">
        <w:rPr>
          <w:rFonts w:eastAsia="Times New Roman" w:cstheme="minorHAnsi"/>
          <w:spacing w:val="-6"/>
          <w:kern w:val="0"/>
          <w:shd w:val="clear" w:color="auto" w:fill="FFFFFF"/>
          <w14:ligatures w14:val="none"/>
        </w:rPr>
        <w:t>pecifying the PDF file format version</w:t>
      </w:r>
      <w:r>
        <w:rPr>
          <w:rFonts w:eastAsia="Times New Roman" w:cstheme="minorHAnsi"/>
          <w:spacing w:val="-6"/>
          <w:kern w:val="0"/>
          <w:shd w:val="clear" w:color="auto" w:fill="FFFFFF"/>
          <w14:ligatures w14:val="none"/>
        </w:rPr>
        <w:t xml:space="preserve">, </w:t>
      </w:r>
      <w:r w:rsidRPr="00456F07">
        <w:rPr>
          <w:rFonts w:eastAsia="Times New Roman" w:cstheme="minorHAnsi"/>
          <w:spacing w:val="-6"/>
          <w:kern w:val="0"/>
          <w:shd w:val="clear" w:color="auto" w:fill="FFFFFF"/>
          <w14:ligatures w14:val="none"/>
        </w:rPr>
        <w:t>the trailer points to the cross-reference table (starting at byte position 642 into the file), and the cross-reference table points to each object (1 to 7) in the file (byte positions 12 through 518).</w:t>
      </w:r>
    </w:p>
    <w:p w14:paraId="0A14FA74" w14:textId="77777777" w:rsidR="008F3F65" w:rsidRDefault="008F3F65" w:rsidP="005F07EC">
      <w:pPr>
        <w:spacing w:before="100" w:beforeAutospacing="1" w:after="100" w:afterAutospacing="1"/>
        <w:rPr>
          <w:rFonts w:eastAsia="Times New Roman" w:cstheme="minorHAnsi"/>
          <w:spacing w:val="-6"/>
          <w:kern w:val="0"/>
          <w:shd w:val="clear" w:color="auto" w:fill="FFFFFF"/>
          <w14:ligatures w14:val="none"/>
        </w:rPr>
      </w:pPr>
      <w:r w:rsidRPr="00456F07">
        <w:rPr>
          <w:rFonts w:eastAsia="Times New Roman" w:cstheme="minorHAnsi"/>
          <w:spacing w:val="-6"/>
          <w:kern w:val="0"/>
          <w:shd w:val="clear" w:color="auto" w:fill="FFFFFF"/>
          <w14:ligatures w14:val="none"/>
        </w:rPr>
        <w:t>The objects are ordered in the file: 1, 2, 3, 4, 5, 6 and 7.</w:t>
      </w:r>
    </w:p>
    <w:p w14:paraId="61D8EAC3" w14:textId="77777777" w:rsidR="008F3F65" w:rsidRPr="00456F07" w:rsidRDefault="008F3F65" w:rsidP="005F07EC">
      <w:pPr>
        <w:spacing w:before="100" w:beforeAutospacing="1" w:after="100" w:afterAutospacing="1"/>
        <w:rPr>
          <w:rFonts w:eastAsia="Times New Roman" w:cstheme="minorHAnsi"/>
          <w:spacing w:val="-6"/>
          <w:kern w:val="0"/>
          <w:shd w:val="clear" w:color="auto" w:fill="FFFFFF"/>
          <w14:ligatures w14:val="none"/>
        </w:rPr>
      </w:pPr>
      <w:r w:rsidRPr="003C1C74">
        <w:rPr>
          <w:rFonts w:eastAsia="Times New Roman" w:cstheme="minorHAnsi"/>
          <w:spacing w:val="-6"/>
          <w:kern w:val="0"/>
          <w:shd w:val="clear" w:color="auto" w:fill="FFFFFF"/>
          <w14:ligatures w14:val="none"/>
        </w:rPr>
        <w:t xml:space="preserve">A PDF file's logical structure is hierarchical in nature, and the trailer identifies the root </w:t>
      </w:r>
      <w:r>
        <w:rPr>
          <w:rFonts w:eastAsia="Times New Roman" w:cstheme="minorHAnsi"/>
          <w:spacing w:val="-6"/>
          <w:kern w:val="0"/>
          <w:shd w:val="clear" w:color="auto" w:fill="FFFFFF"/>
          <w14:ligatures w14:val="none"/>
        </w:rPr>
        <w:t>object</w:t>
      </w:r>
      <w:r w:rsidRPr="003C1C74">
        <w:rPr>
          <w:rFonts w:eastAsia="Times New Roman" w:cstheme="minorHAnsi"/>
          <w:spacing w:val="-6"/>
          <w:kern w:val="0"/>
          <w:shd w:val="clear" w:color="auto" w:fill="FFFFFF"/>
          <w14:ligatures w14:val="none"/>
        </w:rPr>
        <w:t xml:space="preserve">. As shown </w:t>
      </w:r>
      <w:r>
        <w:rPr>
          <w:rFonts w:eastAsia="Times New Roman" w:cstheme="minorHAnsi"/>
          <w:spacing w:val="-6"/>
          <w:kern w:val="0"/>
          <w:shd w:val="clear" w:color="auto" w:fill="FFFFFF"/>
          <w14:ligatures w14:val="none"/>
        </w:rPr>
        <w:t>in Figure 3</w:t>
      </w:r>
      <w:r w:rsidRPr="003C1C74">
        <w:rPr>
          <w:rFonts w:eastAsia="Times New Roman" w:cstheme="minorHAnsi"/>
          <w:spacing w:val="-6"/>
          <w:kern w:val="0"/>
          <w:shd w:val="clear" w:color="auto" w:fill="FFFFFF"/>
          <w14:ligatures w14:val="none"/>
        </w:rPr>
        <w:t xml:space="preserve">, item 1 is the root, and objects 2 and 3 are its </w:t>
      </w:r>
      <w:r>
        <w:rPr>
          <w:rFonts w:eastAsia="Times New Roman" w:cstheme="minorHAnsi"/>
          <w:spacing w:val="-6"/>
          <w:kern w:val="0"/>
          <w:shd w:val="clear" w:color="auto" w:fill="FFFFFF"/>
          <w14:ligatures w14:val="none"/>
        </w:rPr>
        <w:t>children</w:t>
      </w:r>
      <w:r w:rsidRPr="003C1C74">
        <w:rPr>
          <w:rFonts w:eastAsia="Times New Roman" w:cstheme="minorHAnsi"/>
          <w:spacing w:val="-6"/>
          <w:kern w:val="0"/>
          <w:shd w:val="clear" w:color="auto" w:fill="FFFFFF"/>
          <w14:ligatures w14:val="none"/>
        </w:rPr>
        <w:t>.</w:t>
      </w:r>
    </w:p>
    <w:p w14:paraId="59B324A3"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sidRPr="00456F07">
        <w:rPr>
          <w:rFonts w:eastAsia="Times New Roman" w:cstheme="minorHAnsi"/>
          <w:noProof/>
          <w:spacing w:val="-6"/>
          <w:kern w:val="0"/>
          <w:shd w:val="clear" w:color="auto" w:fill="FFFFFF"/>
          <w14:ligatures w14:val="none"/>
        </w:rPr>
        <w:drawing>
          <wp:inline distT="0" distB="0" distL="0" distR="0" wp14:anchorId="7109BDA3" wp14:editId="1DBD1CDD">
            <wp:extent cx="2693035" cy="2743200"/>
            <wp:effectExtent l="0" t="0" r="0" b="0"/>
            <wp:docPr id="986736226" name="Picture 986736226" descr="Structur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uctur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3035" cy="2743200"/>
                    </a:xfrm>
                    <a:prstGeom prst="rect">
                      <a:avLst/>
                    </a:prstGeom>
                    <a:noFill/>
                    <a:ln>
                      <a:noFill/>
                    </a:ln>
                  </pic:spPr>
                </pic:pic>
              </a:graphicData>
            </a:graphic>
          </wp:inline>
        </w:drawing>
      </w:r>
    </w:p>
    <w:p w14:paraId="48916D56"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Figure 3</w:t>
      </w:r>
    </w:p>
    <w:p w14:paraId="0E1C5A35" w14:textId="0B3E6A69"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840F7A">
        <w:rPr>
          <w:rFonts w:eastAsia="Times New Roman" w:cstheme="minorHAnsi"/>
          <w:spacing w:val="-6"/>
          <w:kern w:val="0"/>
          <w:shd w:val="clear" w:color="auto" w:fill="FFFFFF"/>
          <w14:ligatures w14:val="none"/>
        </w:rPr>
        <w:t xml:space="preserve">The symbols /JS and /JavaScript denote the presence of JavaScript in the PDF file. JavaScript is used in almost all malicious PDF files </w:t>
      </w:r>
      <w:r w:rsidR="00F76C89">
        <w:rPr>
          <w:rFonts w:eastAsia="Times New Roman" w:cstheme="minorHAnsi"/>
          <w:spacing w:val="-6"/>
          <w:kern w:val="0"/>
          <w:shd w:val="clear" w:color="auto" w:fill="FFFFFF"/>
          <w14:ligatures w14:val="none"/>
        </w:rPr>
        <w:t>we</w:t>
      </w:r>
      <w:r w:rsidRPr="00840F7A">
        <w:rPr>
          <w:rFonts w:eastAsia="Times New Roman" w:cstheme="minorHAnsi"/>
          <w:spacing w:val="-6"/>
          <w:kern w:val="0"/>
          <w:shd w:val="clear" w:color="auto" w:fill="FFFFFF"/>
          <w14:ligatures w14:val="none"/>
        </w:rPr>
        <w:t xml:space="preserve"> discovered</w:t>
      </w:r>
      <w:r>
        <w:rPr>
          <w:rFonts w:eastAsia="Times New Roman" w:cstheme="minorHAnsi"/>
          <w:spacing w:val="-6"/>
          <w:kern w:val="0"/>
          <w:shd w:val="clear" w:color="auto" w:fill="FFFFFF"/>
          <w14:ligatures w14:val="none"/>
        </w:rPr>
        <w:t xml:space="preserve"> </w:t>
      </w:r>
      <w:r w:rsidRPr="00840F7A">
        <w:rPr>
          <w:rFonts w:eastAsia="Times New Roman" w:cstheme="minorHAnsi"/>
          <w:spacing w:val="-6"/>
          <w:kern w:val="0"/>
          <w:shd w:val="clear" w:color="auto" w:fill="FFFFFF"/>
          <w14:ligatures w14:val="none"/>
        </w:rPr>
        <w:t>(to perform a heap spray and/or attack a JavaScript vulnerability). Of course, JavaScript can also be found in PDF files without being used maliciously.</w:t>
      </w:r>
      <w:r>
        <w:rPr>
          <w:rFonts w:eastAsia="Times New Roman" w:cstheme="minorHAnsi"/>
          <w:spacing w:val="-6"/>
          <w:kern w:val="0"/>
          <w:shd w:val="clear" w:color="auto" w:fill="FFFFFF"/>
          <w14:ligatures w14:val="none"/>
        </w:rPr>
        <w:t xml:space="preserve"> </w:t>
      </w:r>
      <w:r w:rsidRPr="00840F7A">
        <w:rPr>
          <w:rFonts w:eastAsia="Times New Roman" w:cstheme="minorHAnsi"/>
          <w:spacing w:val="-6"/>
          <w:kern w:val="0"/>
          <w:shd w:val="clear" w:color="auto" w:fill="FFFFFF"/>
          <w14:ligatures w14:val="none"/>
        </w:rPr>
        <w:t>When a page or document is viewed, an automatic action will be performed as indicated by the options /AA and /</w:t>
      </w:r>
      <w:proofErr w:type="spellStart"/>
      <w:proofErr w:type="gramStart"/>
      <w:r w:rsidRPr="00840F7A">
        <w:rPr>
          <w:rFonts w:eastAsia="Times New Roman" w:cstheme="minorHAnsi"/>
          <w:spacing w:val="-6"/>
          <w:kern w:val="0"/>
          <w:shd w:val="clear" w:color="auto" w:fill="FFFFFF"/>
          <w14:ligatures w14:val="none"/>
        </w:rPr>
        <w:t>OpenAction</w:t>
      </w:r>
      <w:proofErr w:type="spellEnd"/>
      <w:r w:rsidRPr="00840F7A">
        <w:rPr>
          <w:rFonts w:eastAsia="Times New Roman" w:cstheme="minorHAnsi"/>
          <w:spacing w:val="-6"/>
          <w:kern w:val="0"/>
          <w:shd w:val="clear" w:color="auto" w:fill="FFFFFF"/>
          <w14:ligatures w14:val="none"/>
        </w:rPr>
        <w:t>..</w:t>
      </w:r>
      <w:proofErr w:type="gramEnd"/>
    </w:p>
    <w:p w14:paraId="70BD4E2F"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noProof/>
          <w:spacing w:val="-6"/>
          <w:kern w:val="0"/>
          <w:shd w:val="clear" w:color="auto" w:fill="FFFFFF"/>
        </w:rPr>
        <w:lastRenderedPageBreak/>
        <w:drawing>
          <wp:inline distT="0" distB="0" distL="0" distR="0" wp14:anchorId="7B090D7E" wp14:editId="2557985B">
            <wp:extent cx="5942965" cy="2375647"/>
            <wp:effectExtent l="0" t="0" r="635" b="0"/>
            <wp:docPr id="1306854467" name="Picture 130685446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54467" name="Picture 3"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t="1838"/>
                    <a:stretch/>
                  </pic:blipFill>
                  <pic:spPr bwMode="auto">
                    <a:xfrm>
                      <a:off x="0" y="0"/>
                      <a:ext cx="6014004" cy="2404044"/>
                    </a:xfrm>
                    <a:prstGeom prst="rect">
                      <a:avLst/>
                    </a:prstGeom>
                    <a:ln>
                      <a:noFill/>
                    </a:ln>
                    <a:extLst>
                      <a:ext uri="{53640926-AAD7-44D8-BBD7-CCE9431645EC}">
                        <a14:shadowObscured xmlns:a14="http://schemas.microsoft.com/office/drawing/2010/main"/>
                      </a:ext>
                    </a:extLst>
                  </pic:spPr>
                </pic:pic>
              </a:graphicData>
            </a:graphic>
          </wp:inline>
        </w:drawing>
      </w:r>
    </w:p>
    <w:p w14:paraId="296D645A" w14:textId="77777777" w:rsidR="008F3F65" w:rsidRPr="00893009"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Figure 4</w:t>
      </w:r>
    </w:p>
    <w:p w14:paraId="64AF8D29" w14:textId="0A2EF570" w:rsidR="008F3F65" w:rsidRDefault="008F3F65" w:rsidP="005F07EC">
      <w:pPr>
        <w:pStyle w:val="Heading2"/>
        <w:rPr>
          <w:rFonts w:eastAsia="Times New Roman"/>
          <w:shd w:val="clear" w:color="auto" w:fill="FFFFFF"/>
        </w:rPr>
      </w:pPr>
      <w:bookmarkStart w:id="32" w:name="_Toc140066134"/>
      <w:proofErr w:type="spellStart"/>
      <w:r w:rsidRPr="00155AAF">
        <w:rPr>
          <w:rFonts w:eastAsia="Times New Roman"/>
          <w:shd w:val="clear" w:color="auto" w:fill="FFFFFF"/>
        </w:rPr>
        <w:t>C</w:t>
      </w:r>
      <w:r w:rsidR="0041162C">
        <w:rPr>
          <w:rFonts w:eastAsia="Times New Roman"/>
          <w:shd w:val="clear" w:color="auto" w:fill="FFFFFF"/>
        </w:rPr>
        <w:t>lam</w:t>
      </w:r>
      <w:r w:rsidRPr="00155AAF">
        <w:rPr>
          <w:rFonts w:eastAsia="Times New Roman"/>
          <w:shd w:val="clear" w:color="auto" w:fill="FFFFFF"/>
        </w:rPr>
        <w:t>AV</w:t>
      </w:r>
      <w:proofErr w:type="spellEnd"/>
      <w:r>
        <w:rPr>
          <w:rFonts w:eastAsia="Times New Roman"/>
          <w:shd w:val="clear" w:color="auto" w:fill="FFFFFF"/>
        </w:rPr>
        <w:t xml:space="preserve"> Implementation and Functions</w:t>
      </w:r>
      <w:bookmarkEnd w:id="32"/>
    </w:p>
    <w:p w14:paraId="3DC74E23" w14:textId="77777777" w:rsidR="008F3F65" w:rsidRPr="00D0106A" w:rsidRDefault="008F3F65" w:rsidP="005F07EC">
      <w:pPr>
        <w:pStyle w:val="NormalWeb"/>
        <w:jc w:val="both"/>
        <w:rPr>
          <w:rFonts w:asciiTheme="minorHAnsi" w:hAnsiTheme="minorHAnsi" w:cstheme="minorHAnsi"/>
          <w:spacing w:val="-6"/>
          <w:shd w:val="clear" w:color="auto" w:fill="FFFFFF"/>
        </w:rPr>
      </w:pPr>
      <w:proofErr w:type="spellStart"/>
      <w:r w:rsidRPr="00D0106A">
        <w:rPr>
          <w:rFonts w:asciiTheme="minorHAnsi" w:hAnsiTheme="minorHAnsi" w:cstheme="minorHAnsi"/>
          <w:spacing w:val="-6"/>
          <w:shd w:val="clear" w:color="auto" w:fill="FFFFFF"/>
        </w:rPr>
        <w:t>ClamAV</w:t>
      </w:r>
      <w:proofErr w:type="spellEnd"/>
      <w:r w:rsidRPr="00D0106A">
        <w:rPr>
          <w:rFonts w:asciiTheme="minorHAnsi" w:hAnsiTheme="minorHAnsi" w:cstheme="minorHAnsi"/>
          <w:spacing w:val="-6"/>
          <w:shd w:val="clear" w:color="auto" w:fill="FFFFFF"/>
        </w:rPr>
        <w:t xml:space="preserve"> and its dependencies were first configured on the Linux server. </w:t>
      </w:r>
      <w:proofErr w:type="spellStart"/>
      <w:r w:rsidRPr="00D0106A">
        <w:rPr>
          <w:rFonts w:asciiTheme="minorHAnsi" w:hAnsiTheme="minorHAnsi" w:cstheme="minorHAnsi"/>
          <w:spacing w:val="-6"/>
          <w:shd w:val="clear" w:color="auto" w:fill="FFFFFF"/>
        </w:rPr>
        <w:t>ClamAV</w:t>
      </w:r>
      <w:proofErr w:type="spellEnd"/>
      <w:r w:rsidRPr="00D0106A">
        <w:rPr>
          <w:rFonts w:asciiTheme="minorHAnsi" w:hAnsiTheme="minorHAnsi" w:cstheme="minorHAnsi"/>
          <w:spacing w:val="-6"/>
          <w:shd w:val="clear" w:color="auto" w:fill="FFFFFF"/>
        </w:rPr>
        <w:t xml:space="preserve"> can be configured to use a network socket (</w:t>
      </w:r>
      <w:proofErr w:type="spellStart"/>
      <w:proofErr w:type="gramStart"/>
      <w:r w:rsidRPr="00D0106A">
        <w:rPr>
          <w:rFonts w:asciiTheme="minorHAnsi" w:hAnsiTheme="minorHAnsi" w:cstheme="minorHAnsi"/>
          <w:spacing w:val="-6"/>
          <w:shd w:val="clear" w:color="auto" w:fill="FFFFFF"/>
        </w:rPr>
        <w:t>UnixSocket</w:t>
      </w:r>
      <w:proofErr w:type="spellEnd"/>
      <w:r w:rsidRPr="00D0106A">
        <w:rPr>
          <w:rFonts w:asciiTheme="minorHAnsi" w:hAnsiTheme="minorHAnsi" w:cstheme="minorHAnsi"/>
          <w:spacing w:val="-6"/>
          <w:shd w:val="clear" w:color="auto" w:fill="FFFFFF"/>
        </w:rPr>
        <w:t xml:space="preserve"> )</w:t>
      </w:r>
      <w:proofErr w:type="gramEnd"/>
      <w:r w:rsidRPr="00D0106A">
        <w:rPr>
          <w:rFonts w:asciiTheme="minorHAnsi" w:hAnsiTheme="minorHAnsi" w:cstheme="minorHAnsi"/>
          <w:spacing w:val="-6"/>
          <w:shd w:val="clear" w:color="auto" w:fill="FFFFFF"/>
        </w:rPr>
        <w:t xml:space="preserve"> or a daemon “</w:t>
      </w:r>
      <w:proofErr w:type="spellStart"/>
      <w:r w:rsidRPr="00D0106A">
        <w:rPr>
          <w:rFonts w:asciiTheme="minorHAnsi" w:hAnsiTheme="minorHAnsi" w:cstheme="minorHAnsi"/>
          <w:spacing w:val="-6"/>
          <w:shd w:val="clear" w:color="auto" w:fill="FFFFFF"/>
        </w:rPr>
        <w:t>ClamD</w:t>
      </w:r>
      <w:proofErr w:type="spellEnd"/>
      <w:r w:rsidRPr="00D0106A">
        <w:rPr>
          <w:rFonts w:asciiTheme="minorHAnsi" w:hAnsiTheme="minorHAnsi" w:cstheme="minorHAnsi"/>
          <w:spacing w:val="-6"/>
          <w:shd w:val="clear" w:color="auto" w:fill="FFFFFF"/>
        </w:rPr>
        <w:t xml:space="preserve">”. Sweeper uses the </w:t>
      </w:r>
      <w:proofErr w:type="spellStart"/>
      <w:r w:rsidRPr="00D0106A">
        <w:rPr>
          <w:rFonts w:asciiTheme="minorHAnsi" w:hAnsiTheme="minorHAnsi" w:cstheme="minorHAnsi"/>
          <w:spacing w:val="-6"/>
          <w:shd w:val="clear" w:color="auto" w:fill="FFFFFF"/>
        </w:rPr>
        <w:t>ClamD</w:t>
      </w:r>
      <w:proofErr w:type="spellEnd"/>
      <w:r w:rsidRPr="00D0106A">
        <w:rPr>
          <w:rFonts w:asciiTheme="minorHAnsi" w:hAnsiTheme="minorHAnsi" w:cstheme="minorHAnsi"/>
          <w:spacing w:val="-6"/>
          <w:shd w:val="clear" w:color="auto" w:fill="FFFFFF"/>
        </w:rPr>
        <w:t xml:space="preserve"> because it enables improved resource management by keeping the </w:t>
      </w:r>
      <w:proofErr w:type="spellStart"/>
      <w:r w:rsidRPr="00D0106A">
        <w:rPr>
          <w:rFonts w:asciiTheme="minorHAnsi" w:hAnsiTheme="minorHAnsi" w:cstheme="minorHAnsi"/>
          <w:spacing w:val="-6"/>
          <w:shd w:val="clear" w:color="auto" w:fill="FFFFFF"/>
        </w:rPr>
        <w:t>ClamAV</w:t>
      </w:r>
      <w:proofErr w:type="spellEnd"/>
      <w:r w:rsidRPr="00D0106A">
        <w:rPr>
          <w:rFonts w:asciiTheme="minorHAnsi" w:hAnsiTheme="minorHAnsi" w:cstheme="minorHAnsi"/>
          <w:spacing w:val="-6"/>
          <w:shd w:val="clear" w:color="auto" w:fill="FFFFFF"/>
        </w:rPr>
        <w:t xml:space="preserve"> engine loaded in memory and eliminating the need to load the engine for each request. </w:t>
      </w:r>
    </w:p>
    <w:p w14:paraId="220D724D" w14:textId="30320D8B" w:rsidR="008F3F65" w:rsidRDefault="008F3F65" w:rsidP="005F07EC">
      <w:pPr>
        <w:pStyle w:val="NormalWeb"/>
        <w:jc w:val="both"/>
        <w:rPr>
          <w:rFonts w:cstheme="minorHAnsi"/>
          <w:spacing w:val="-6"/>
          <w:shd w:val="clear" w:color="auto" w:fill="FFFFFF"/>
        </w:rPr>
      </w:pPr>
      <w:proofErr w:type="spellStart"/>
      <w:r w:rsidRPr="00D0106A">
        <w:rPr>
          <w:rFonts w:asciiTheme="minorHAnsi" w:hAnsiTheme="minorHAnsi" w:cstheme="minorHAnsi"/>
          <w:spacing w:val="-6"/>
          <w:shd w:val="clear" w:color="auto" w:fill="FFFFFF"/>
        </w:rPr>
        <w:t>ClamD</w:t>
      </w:r>
      <w:proofErr w:type="spellEnd"/>
      <w:r w:rsidRPr="00D0106A">
        <w:rPr>
          <w:rFonts w:asciiTheme="minorHAnsi" w:hAnsiTheme="minorHAnsi" w:cstheme="minorHAnsi"/>
          <w:spacing w:val="-6"/>
          <w:shd w:val="clear" w:color="auto" w:fill="FFFFFF"/>
        </w:rPr>
        <w:t xml:space="preserve"> (</w:t>
      </w:r>
      <w:proofErr w:type="spellStart"/>
      <w:r w:rsidRPr="00D0106A">
        <w:rPr>
          <w:rFonts w:asciiTheme="minorHAnsi" w:hAnsiTheme="minorHAnsi" w:cstheme="minorHAnsi"/>
          <w:spacing w:val="-6"/>
          <w:shd w:val="clear" w:color="auto" w:fill="FFFFFF"/>
        </w:rPr>
        <w:t>ClamAV</w:t>
      </w:r>
      <w:proofErr w:type="spellEnd"/>
      <w:r w:rsidRPr="00D0106A">
        <w:rPr>
          <w:rFonts w:asciiTheme="minorHAnsi" w:hAnsiTheme="minorHAnsi" w:cstheme="minorHAnsi"/>
          <w:spacing w:val="-6"/>
          <w:shd w:val="clear" w:color="auto" w:fill="FFFFFF"/>
        </w:rPr>
        <w:t xml:space="preserve"> Daemon) is a distinct process that functions as a background service and offers a more</w:t>
      </w:r>
      <w:r w:rsidRPr="003C1C74">
        <w:rPr>
          <w:rFonts w:cstheme="minorHAnsi"/>
          <w:spacing w:val="-6"/>
          <w:shd w:val="clear" w:color="auto" w:fill="FFFFFF"/>
        </w:rPr>
        <w:t xml:space="preserve"> effective and scalable method of scanning files. Instead of communicating with the </w:t>
      </w:r>
      <w:proofErr w:type="spellStart"/>
      <w:r w:rsidRPr="003C1C74">
        <w:rPr>
          <w:rFonts w:cstheme="minorHAnsi"/>
          <w:spacing w:val="-6"/>
          <w:shd w:val="clear" w:color="auto" w:fill="FFFFFF"/>
        </w:rPr>
        <w:t>ClamAV</w:t>
      </w:r>
      <w:proofErr w:type="spellEnd"/>
      <w:r w:rsidRPr="003C1C74">
        <w:rPr>
          <w:rFonts w:cstheme="minorHAnsi"/>
          <w:spacing w:val="-6"/>
          <w:shd w:val="clear" w:color="auto" w:fill="FFFFFF"/>
        </w:rPr>
        <w:t xml:space="preserve"> engine directly using Unix sockets</w:t>
      </w:r>
      <w:r>
        <w:rPr>
          <w:rFonts w:cstheme="minorHAnsi"/>
          <w:spacing w:val="-6"/>
          <w:shd w:val="clear" w:color="auto" w:fill="FFFFFF"/>
        </w:rPr>
        <w:t xml:space="preserve">. The host </w:t>
      </w:r>
      <w:r w:rsidR="00E22E4E">
        <w:rPr>
          <w:rFonts w:cstheme="minorHAnsi"/>
          <w:spacing w:val="-6"/>
          <w:shd w:val="clear" w:color="auto" w:fill="FFFFFF"/>
        </w:rPr>
        <w:t>machine</w:t>
      </w:r>
      <w:r>
        <w:rPr>
          <w:rFonts w:cstheme="minorHAnsi"/>
          <w:spacing w:val="-6"/>
          <w:shd w:val="clear" w:color="auto" w:fill="FFFFFF"/>
        </w:rPr>
        <w:t xml:space="preserve"> is configured to listen for clam calls, which will be initiated by Sweeper and </w:t>
      </w:r>
      <w:proofErr w:type="gramStart"/>
      <w:r>
        <w:rPr>
          <w:rFonts w:cstheme="minorHAnsi"/>
          <w:spacing w:val="-6"/>
          <w:shd w:val="clear" w:color="auto" w:fill="FFFFFF"/>
        </w:rPr>
        <w:t>handled</w:t>
      </w:r>
      <w:proofErr w:type="gramEnd"/>
      <w:r>
        <w:rPr>
          <w:rFonts w:cstheme="minorHAnsi"/>
          <w:spacing w:val="-6"/>
          <w:shd w:val="clear" w:color="auto" w:fill="FFFFFF"/>
        </w:rPr>
        <w:t xml:space="preserve"> </w:t>
      </w:r>
      <w:proofErr w:type="spellStart"/>
      <w:r>
        <w:rPr>
          <w:rFonts w:cstheme="minorHAnsi"/>
          <w:spacing w:val="-6"/>
          <w:shd w:val="clear" w:color="auto" w:fill="FFFFFF"/>
        </w:rPr>
        <w:t>ClamD</w:t>
      </w:r>
      <w:proofErr w:type="spellEnd"/>
      <w:r>
        <w:rPr>
          <w:rFonts w:cstheme="minorHAnsi"/>
          <w:spacing w:val="-6"/>
          <w:shd w:val="clear" w:color="auto" w:fill="FFFFFF"/>
        </w:rPr>
        <w:t xml:space="preserve">. Sweeper invokes </w:t>
      </w:r>
      <w:proofErr w:type="spellStart"/>
      <w:r>
        <w:rPr>
          <w:rFonts w:cstheme="minorHAnsi"/>
          <w:spacing w:val="-6"/>
          <w:shd w:val="clear" w:color="auto" w:fill="FFFFFF"/>
        </w:rPr>
        <w:t>ClamAV</w:t>
      </w:r>
      <w:proofErr w:type="spellEnd"/>
      <w:r>
        <w:rPr>
          <w:rFonts w:cstheme="minorHAnsi"/>
          <w:spacing w:val="-6"/>
          <w:shd w:val="clear" w:color="auto" w:fill="FFFFFF"/>
        </w:rPr>
        <w:t xml:space="preserve"> daemon with </w:t>
      </w:r>
      <w:proofErr w:type="spellStart"/>
      <w:proofErr w:type="gramStart"/>
      <w:r w:rsidRPr="00733D5C">
        <w:rPr>
          <w:rFonts w:cstheme="minorHAnsi"/>
          <w:spacing w:val="-6"/>
          <w:shd w:val="clear" w:color="auto" w:fill="FFFFFF"/>
        </w:rPr>
        <w:t>pyclamd.ClamdUnixSocket</w:t>
      </w:r>
      <w:proofErr w:type="spellEnd"/>
      <w:proofErr w:type="gramEnd"/>
      <w:r w:rsidRPr="00733D5C">
        <w:rPr>
          <w:rFonts w:cstheme="minorHAnsi"/>
          <w:spacing w:val="-6"/>
          <w:shd w:val="clear" w:color="auto" w:fill="FFFFFF"/>
        </w:rPr>
        <w:t>()</w:t>
      </w:r>
      <w:r>
        <w:rPr>
          <w:rFonts w:cstheme="minorHAnsi"/>
          <w:spacing w:val="-6"/>
          <w:shd w:val="clear" w:color="auto" w:fill="FFFFFF"/>
        </w:rPr>
        <w:t xml:space="preserve">, which </w:t>
      </w:r>
      <w:r w:rsidRPr="005869B8">
        <w:rPr>
          <w:rFonts w:cstheme="minorHAnsi"/>
          <w:spacing w:val="-6"/>
          <w:shd w:val="clear" w:color="auto" w:fill="FFFFFF"/>
        </w:rPr>
        <w:t xml:space="preserve">creates an instance of </w:t>
      </w:r>
      <w:proofErr w:type="spellStart"/>
      <w:r w:rsidRPr="005869B8">
        <w:rPr>
          <w:rFonts w:cstheme="minorHAnsi"/>
          <w:spacing w:val="-6"/>
          <w:shd w:val="clear" w:color="auto" w:fill="FFFFFF"/>
        </w:rPr>
        <w:t>ClamdUnixSocket</w:t>
      </w:r>
      <w:proofErr w:type="spellEnd"/>
      <w:r w:rsidRPr="005869B8">
        <w:rPr>
          <w:rFonts w:cstheme="minorHAnsi"/>
          <w:spacing w:val="-6"/>
          <w:shd w:val="clear" w:color="auto" w:fill="FFFFFF"/>
        </w:rPr>
        <w:t xml:space="preserve"> from the </w:t>
      </w:r>
      <w:proofErr w:type="spellStart"/>
      <w:r w:rsidRPr="005869B8">
        <w:rPr>
          <w:rFonts w:cstheme="minorHAnsi"/>
          <w:spacing w:val="-6"/>
          <w:shd w:val="clear" w:color="auto" w:fill="FFFFFF"/>
        </w:rPr>
        <w:t>pyclamd</w:t>
      </w:r>
      <w:proofErr w:type="spellEnd"/>
      <w:r w:rsidRPr="005869B8">
        <w:rPr>
          <w:rFonts w:cstheme="minorHAnsi"/>
          <w:spacing w:val="-6"/>
          <w:shd w:val="clear" w:color="auto" w:fill="FFFFFF"/>
        </w:rPr>
        <w:t xml:space="preserve"> library. This instance represents a connection to the </w:t>
      </w:r>
      <w:proofErr w:type="spellStart"/>
      <w:r w:rsidRPr="005869B8">
        <w:rPr>
          <w:rFonts w:cstheme="minorHAnsi"/>
          <w:spacing w:val="-6"/>
          <w:shd w:val="clear" w:color="auto" w:fill="FFFFFF"/>
        </w:rPr>
        <w:t>ClamAV</w:t>
      </w:r>
      <w:proofErr w:type="spellEnd"/>
      <w:r w:rsidRPr="005869B8">
        <w:rPr>
          <w:rFonts w:cstheme="minorHAnsi"/>
          <w:spacing w:val="-6"/>
          <w:shd w:val="clear" w:color="auto" w:fill="FFFFFF"/>
        </w:rPr>
        <w:t xml:space="preserve"> daemon using Unix socket communication</w:t>
      </w:r>
      <w:r>
        <w:rPr>
          <w:rFonts w:cstheme="minorHAnsi"/>
          <w:spacing w:val="-6"/>
          <w:shd w:val="clear" w:color="auto" w:fill="FFFFFF"/>
        </w:rPr>
        <w:t>, after which it</w:t>
      </w:r>
      <w:r w:rsidRPr="003B2331">
        <w:rPr>
          <w:rFonts w:cstheme="minorHAnsi"/>
          <w:spacing w:val="-6"/>
          <w:shd w:val="clear" w:color="auto" w:fill="FFFFFF"/>
        </w:rPr>
        <w:t xml:space="preserve"> loads the signature database into memory</w:t>
      </w:r>
      <w:r>
        <w:rPr>
          <w:rFonts w:cstheme="minorHAnsi"/>
          <w:spacing w:val="-6"/>
          <w:shd w:val="clear" w:color="auto" w:fill="FFFFFF"/>
        </w:rPr>
        <w:t>.</w:t>
      </w:r>
    </w:p>
    <w:p w14:paraId="78E6C8CA"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proofErr w:type="spellStart"/>
      <w:r w:rsidRPr="003B2331">
        <w:rPr>
          <w:rFonts w:eastAsia="Times New Roman" w:cstheme="minorHAnsi"/>
          <w:spacing w:val="-6"/>
          <w:kern w:val="0"/>
          <w:shd w:val="clear" w:color="auto" w:fill="FFFFFF"/>
          <w14:ligatures w14:val="none"/>
        </w:rPr>
        <w:t>ClamAV</w:t>
      </w:r>
      <w:proofErr w:type="spellEnd"/>
      <w:r w:rsidRPr="003B2331">
        <w:rPr>
          <w:rFonts w:eastAsia="Times New Roman" w:cstheme="minorHAnsi"/>
          <w:spacing w:val="-6"/>
          <w:kern w:val="0"/>
          <w:shd w:val="clear" w:color="auto" w:fill="FFFFFF"/>
          <w14:ligatures w14:val="none"/>
        </w:rPr>
        <w:t xml:space="preserve"> verifies the PDF file's general structure to make sure it complies with the PDF specification. It searches for any anomalies or differences that might point to potential problems.</w:t>
      </w:r>
      <w:r>
        <w:rPr>
          <w:rFonts w:eastAsia="Times New Roman" w:cstheme="minorHAnsi"/>
          <w:spacing w:val="-6"/>
          <w:kern w:val="0"/>
          <w:shd w:val="clear" w:color="auto" w:fill="FFFFFF"/>
          <w14:ligatures w14:val="none"/>
        </w:rPr>
        <w:t xml:space="preserve"> It</w:t>
      </w:r>
      <w:r w:rsidRPr="003B2331">
        <w:rPr>
          <w:rFonts w:eastAsia="Times New Roman" w:cstheme="minorHAnsi"/>
          <w:spacing w:val="-6"/>
          <w:kern w:val="0"/>
          <w:shd w:val="clear" w:color="auto" w:fill="FFFFFF"/>
          <w14:ligatures w14:val="none"/>
        </w:rPr>
        <w:t xml:space="preserve"> analyzes each object in the content strea</w:t>
      </w:r>
      <w:r>
        <w:rPr>
          <w:rFonts w:eastAsia="Times New Roman" w:cstheme="minorHAnsi"/>
          <w:spacing w:val="-6"/>
          <w:kern w:val="0"/>
          <w:shd w:val="clear" w:color="auto" w:fill="FFFFFF"/>
          <w14:ligatures w14:val="none"/>
        </w:rPr>
        <w:t>m (</w:t>
      </w:r>
      <w:r w:rsidRPr="003B2331">
        <w:rPr>
          <w:rFonts w:eastAsia="Times New Roman" w:cstheme="minorHAnsi"/>
          <w:spacing w:val="-6"/>
          <w:kern w:val="0"/>
          <w:shd w:val="clear" w:color="auto" w:fill="FFFFFF"/>
          <w14:ligatures w14:val="none"/>
        </w:rPr>
        <w:t>the PDF's actual content</w:t>
      </w:r>
      <w:r>
        <w:rPr>
          <w:rFonts w:eastAsia="Times New Roman" w:cstheme="minorHAnsi"/>
          <w:spacing w:val="-6"/>
          <w:kern w:val="0"/>
          <w:shd w:val="clear" w:color="auto" w:fill="FFFFFF"/>
          <w14:ligatures w14:val="none"/>
        </w:rPr>
        <w:t>) as</w:t>
      </w:r>
      <w:r w:rsidRPr="003B2331">
        <w:rPr>
          <w:rFonts w:eastAsia="Times New Roman" w:cstheme="minorHAnsi"/>
          <w:spacing w:val="-6"/>
          <w:kern w:val="0"/>
          <w:shd w:val="clear" w:color="auto" w:fill="FFFFFF"/>
          <w14:ligatures w14:val="none"/>
        </w:rPr>
        <w:t xml:space="preserve"> well as its connections to other objects. It confirms that there are no errors and that the structure is valid.</w:t>
      </w:r>
      <w:r>
        <w:rPr>
          <w:rFonts w:eastAsia="Times New Roman" w:cstheme="minorHAnsi"/>
          <w:spacing w:val="-6"/>
          <w:kern w:val="0"/>
          <w:shd w:val="clear" w:color="auto" w:fill="FFFFFF"/>
          <w14:ligatures w14:val="none"/>
        </w:rPr>
        <w:t xml:space="preserve"> It compares the output of the scan to its signature base the CLAM VIRUS DATABASE (CVD).  It </w:t>
      </w:r>
      <w:r w:rsidRPr="00A34238">
        <w:rPr>
          <w:rFonts w:eastAsia="Times New Roman" w:cstheme="minorHAnsi"/>
          <w:spacing w:val="-6"/>
          <w:kern w:val="0"/>
          <w:shd w:val="clear" w:color="auto" w:fill="FFFFFF"/>
          <w14:ligatures w14:val="none"/>
        </w:rPr>
        <w:t>compares them against the signatures in the signature stream. It performs pattern matching algorithms to detect if any part of the file matches the patterns in the signature stream. If a match is found, it indicates the presence of a known malware threat.</w:t>
      </w:r>
      <w:r>
        <w:rPr>
          <w:rFonts w:eastAsia="Times New Roman" w:cstheme="minorHAnsi"/>
          <w:spacing w:val="-6"/>
          <w:kern w:val="0"/>
          <w:shd w:val="clear" w:color="auto" w:fill="FFFFFF"/>
          <w14:ligatures w14:val="none"/>
        </w:rPr>
        <w:t xml:space="preserve"> The </w:t>
      </w:r>
      <w:proofErr w:type="spellStart"/>
      <w:r>
        <w:rPr>
          <w:rFonts w:eastAsia="Times New Roman" w:cstheme="minorHAnsi"/>
          <w:spacing w:val="-6"/>
          <w:kern w:val="0"/>
          <w:shd w:val="clear" w:color="auto" w:fill="FFFFFF"/>
          <w14:ligatures w14:val="none"/>
        </w:rPr>
        <w:t>clamav_scan</w:t>
      </w:r>
      <w:proofErr w:type="spellEnd"/>
      <w:r>
        <w:rPr>
          <w:rFonts w:eastAsia="Times New Roman" w:cstheme="minorHAnsi"/>
          <w:spacing w:val="-6"/>
          <w:kern w:val="0"/>
          <w:shd w:val="clear" w:color="auto" w:fill="FFFFFF"/>
          <w14:ligatures w14:val="none"/>
        </w:rPr>
        <w:t xml:space="preserve"> function in the Sweeper source code as shown in Figure 4.</w:t>
      </w:r>
    </w:p>
    <w:p w14:paraId="48B1DEE6"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noProof/>
          <w:spacing w:val="-6"/>
          <w:kern w:val="0"/>
          <w:shd w:val="clear" w:color="auto" w:fill="FFFFFF"/>
        </w:rPr>
        <w:lastRenderedPageBreak/>
        <w:drawing>
          <wp:inline distT="0" distB="0" distL="0" distR="0" wp14:anchorId="2C7C9F05" wp14:editId="43ED52FD">
            <wp:extent cx="5943600" cy="1887166"/>
            <wp:effectExtent l="0" t="0" r="0" b="5715"/>
            <wp:docPr id="1031371662" name="Picture 103137166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71662"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74878" cy="1897097"/>
                    </a:xfrm>
                    <a:prstGeom prst="rect">
                      <a:avLst/>
                    </a:prstGeom>
                  </pic:spPr>
                </pic:pic>
              </a:graphicData>
            </a:graphic>
          </wp:inline>
        </w:drawing>
      </w:r>
    </w:p>
    <w:p w14:paraId="6AC0FE96" w14:textId="77777777" w:rsidR="008F3F65" w:rsidRDefault="008F3F65" w:rsidP="005F07EC">
      <w:pPr>
        <w:spacing w:before="100" w:beforeAutospacing="1" w:after="100" w:afterAutospacing="1"/>
        <w:jc w:val="center"/>
        <w:rPr>
          <w:rFonts w:eastAsia="Times New Roman" w:cstheme="minorHAnsi"/>
          <w:spacing w:val="-6"/>
          <w:kern w:val="0"/>
          <w:shd w:val="clear" w:color="auto" w:fill="FFFFFF"/>
          <w14:ligatures w14:val="none"/>
        </w:rPr>
      </w:pPr>
      <w:r>
        <w:rPr>
          <w:rFonts w:eastAsia="Times New Roman" w:cstheme="minorHAnsi"/>
          <w:spacing w:val="-6"/>
          <w:kern w:val="0"/>
          <w:shd w:val="clear" w:color="auto" w:fill="FFFFFF"/>
          <w14:ligatures w14:val="none"/>
        </w:rPr>
        <w:t>Figure 5</w:t>
      </w:r>
    </w:p>
    <w:p w14:paraId="08F3A2F4"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D8066F">
        <w:rPr>
          <w:rFonts w:eastAsia="Times New Roman" w:cstheme="minorHAnsi"/>
          <w:spacing w:val="-6"/>
          <w:kern w:val="0"/>
          <w:shd w:val="clear" w:color="auto" w:fill="FFFFFF"/>
          <w14:ligatures w14:val="none"/>
        </w:rPr>
        <w:t xml:space="preserve">In the </w:t>
      </w:r>
      <w:proofErr w:type="spellStart"/>
      <w:r w:rsidRPr="00D8066F">
        <w:rPr>
          <w:rFonts w:eastAsia="Times New Roman" w:cstheme="minorHAnsi"/>
          <w:spacing w:val="-6"/>
          <w:kern w:val="0"/>
          <w:shd w:val="clear" w:color="auto" w:fill="FFFFFF"/>
          <w14:ligatures w14:val="none"/>
        </w:rPr>
        <w:t>ClamAV</w:t>
      </w:r>
      <w:proofErr w:type="spellEnd"/>
      <w:r w:rsidRPr="00D8066F">
        <w:rPr>
          <w:rFonts w:eastAsia="Times New Roman" w:cstheme="minorHAnsi"/>
          <w:spacing w:val="-6"/>
          <w:kern w:val="0"/>
          <w:shd w:val="clear" w:color="auto" w:fill="FFFFFF"/>
          <w14:ligatures w14:val="none"/>
        </w:rPr>
        <w:t xml:space="preserve"> scan, when a file is infected, the result dictionary returned by </w:t>
      </w:r>
      <w:proofErr w:type="spellStart"/>
      <w:proofErr w:type="gramStart"/>
      <w:r w:rsidRPr="00D8066F">
        <w:rPr>
          <w:rFonts w:eastAsia="Times New Roman" w:cstheme="minorHAnsi"/>
          <w:spacing w:val="-6"/>
          <w:kern w:val="0"/>
          <w:shd w:val="clear" w:color="auto" w:fill="FFFFFF"/>
          <w14:ligatures w14:val="none"/>
        </w:rPr>
        <w:t>cd.scan</w:t>
      </w:r>
      <w:proofErr w:type="gramEnd"/>
      <w:r w:rsidRPr="00D8066F">
        <w:rPr>
          <w:rFonts w:eastAsia="Times New Roman" w:cstheme="minorHAnsi"/>
          <w:spacing w:val="-6"/>
          <w:kern w:val="0"/>
          <w:shd w:val="clear" w:color="auto" w:fill="FFFFFF"/>
          <w14:ligatures w14:val="none"/>
        </w:rPr>
        <w:t>_stream</w:t>
      </w:r>
      <w:proofErr w:type="spellEnd"/>
      <w:r w:rsidRPr="00D8066F">
        <w:rPr>
          <w:rFonts w:eastAsia="Times New Roman" w:cstheme="minorHAnsi"/>
          <w:spacing w:val="-6"/>
          <w:kern w:val="0"/>
          <w:shd w:val="clear" w:color="auto" w:fill="FFFFFF"/>
          <w14:ligatures w14:val="none"/>
        </w:rPr>
        <w:t xml:space="preserve"> contains the infected file as a key, and the value associated with that key is a tuple representing the infection result. The first element of the tuple is the infection status, such as 'FOUND', 'ERROR', etc.</w:t>
      </w:r>
    </w:p>
    <w:p w14:paraId="05BF11AF" w14:textId="77777777" w:rsidR="008F3F65" w:rsidRDefault="008F3F65" w:rsidP="005F07EC">
      <w:pPr>
        <w:spacing w:before="100" w:beforeAutospacing="1" w:after="100" w:afterAutospacing="1"/>
        <w:jc w:val="both"/>
        <w:rPr>
          <w:rFonts w:eastAsia="Times New Roman" w:cstheme="minorHAnsi"/>
          <w:spacing w:val="-6"/>
          <w:kern w:val="0"/>
          <w:shd w:val="clear" w:color="auto" w:fill="FFFFFF"/>
          <w14:ligatures w14:val="none"/>
        </w:rPr>
      </w:pPr>
      <w:r w:rsidRPr="00BE08D8">
        <w:rPr>
          <w:rFonts w:eastAsia="Times New Roman" w:cstheme="minorHAnsi"/>
          <w:spacing w:val="-6"/>
          <w:kern w:val="0"/>
          <w:shd w:val="clear" w:color="auto" w:fill="FFFFFF"/>
          <w14:ligatures w14:val="none"/>
        </w:rPr>
        <w:t xml:space="preserve">If </w:t>
      </w:r>
      <w:proofErr w:type="spellStart"/>
      <w:r w:rsidRPr="00BE08D8">
        <w:rPr>
          <w:rFonts w:eastAsia="Times New Roman" w:cstheme="minorHAnsi"/>
          <w:spacing w:val="-6"/>
          <w:kern w:val="0"/>
          <w:shd w:val="clear" w:color="auto" w:fill="FFFFFF"/>
          <w14:ligatures w14:val="none"/>
        </w:rPr>
        <w:t>file_path</w:t>
      </w:r>
      <w:proofErr w:type="spellEnd"/>
      <w:r w:rsidRPr="00BE08D8">
        <w:rPr>
          <w:rFonts w:eastAsia="Times New Roman" w:cstheme="minorHAnsi"/>
          <w:spacing w:val="-6"/>
          <w:kern w:val="0"/>
          <w:shd w:val="clear" w:color="auto" w:fill="FFFFFF"/>
          <w14:ligatures w14:val="none"/>
        </w:rPr>
        <w:t xml:space="preserve"> exists in the result dictionary, it further checks if the first element of the list associated with </w:t>
      </w:r>
      <w:proofErr w:type="spellStart"/>
      <w:r w:rsidRPr="00BE08D8">
        <w:rPr>
          <w:rFonts w:eastAsia="Times New Roman" w:cstheme="minorHAnsi"/>
          <w:spacing w:val="-6"/>
          <w:kern w:val="0"/>
          <w:shd w:val="clear" w:color="auto" w:fill="FFFFFF"/>
          <w14:ligatures w14:val="none"/>
        </w:rPr>
        <w:t>file_path</w:t>
      </w:r>
      <w:proofErr w:type="spellEnd"/>
      <w:r w:rsidRPr="00BE08D8">
        <w:rPr>
          <w:rFonts w:eastAsia="Times New Roman" w:cstheme="minorHAnsi"/>
          <w:spacing w:val="-6"/>
          <w:kern w:val="0"/>
          <w:shd w:val="clear" w:color="auto" w:fill="FFFFFF"/>
          <w14:ligatures w14:val="none"/>
        </w:rPr>
        <w:t xml:space="preserve"> is equal to 'OK'. If it is, it prints a message indicating that the file is clean.</w:t>
      </w:r>
      <w:r>
        <w:rPr>
          <w:rFonts w:eastAsia="Times New Roman" w:cstheme="minorHAnsi"/>
          <w:spacing w:val="-6"/>
          <w:kern w:val="0"/>
          <w:shd w:val="clear" w:color="auto" w:fill="FFFFFF"/>
          <w14:ligatures w14:val="none"/>
        </w:rPr>
        <w:t xml:space="preserve"> </w:t>
      </w:r>
      <w:r w:rsidRPr="00BE08D8">
        <w:rPr>
          <w:rFonts w:eastAsia="Times New Roman" w:cstheme="minorHAnsi"/>
          <w:spacing w:val="-6"/>
          <w:kern w:val="0"/>
          <w:shd w:val="clear" w:color="auto" w:fill="FFFFFF"/>
          <w14:ligatures w14:val="none"/>
        </w:rPr>
        <w:t xml:space="preserve">If the first element of the list is not equal to 'OK', it means the file is infected with a specific detection. The code prints a message indicating the file is infected with the detection and calls the </w:t>
      </w:r>
      <w:proofErr w:type="spellStart"/>
      <w:r w:rsidRPr="00BE08D8">
        <w:rPr>
          <w:rFonts w:eastAsia="Times New Roman" w:cstheme="minorHAnsi"/>
          <w:spacing w:val="-6"/>
          <w:kern w:val="0"/>
          <w:shd w:val="clear" w:color="auto" w:fill="FFFFFF"/>
          <w14:ligatures w14:val="none"/>
        </w:rPr>
        <w:t>move_to_quarantine</w:t>
      </w:r>
      <w:proofErr w:type="spellEnd"/>
      <w:r w:rsidRPr="00BE08D8">
        <w:rPr>
          <w:rFonts w:eastAsia="Times New Roman" w:cstheme="minorHAnsi"/>
          <w:spacing w:val="-6"/>
          <w:kern w:val="0"/>
          <w:shd w:val="clear" w:color="auto" w:fill="FFFFFF"/>
          <w14:ligatures w14:val="none"/>
        </w:rPr>
        <w:t xml:space="preserve"> function to move the infected file to the quarantine directory.</w:t>
      </w:r>
    </w:p>
    <w:p w14:paraId="0CEE5017" w14:textId="77777777" w:rsidR="008F3F65" w:rsidRDefault="008F3F65" w:rsidP="005F07EC">
      <w:pPr>
        <w:pStyle w:val="Heading2"/>
        <w:rPr>
          <w:rFonts w:eastAsia="Times New Roman"/>
          <w:shd w:val="clear" w:color="auto" w:fill="FFFFFF"/>
        </w:rPr>
      </w:pPr>
      <w:bookmarkStart w:id="33" w:name="_Toc140066135"/>
      <w:r w:rsidRPr="006449BD">
        <w:rPr>
          <w:rFonts w:eastAsia="Times New Roman"/>
          <w:shd w:val="clear" w:color="auto" w:fill="FFFFFF"/>
        </w:rPr>
        <w:t>YARA</w:t>
      </w:r>
      <w:r>
        <w:rPr>
          <w:rFonts w:eastAsia="Times New Roman"/>
          <w:shd w:val="clear" w:color="auto" w:fill="FFFFFF"/>
        </w:rPr>
        <w:t xml:space="preserve"> Rule set</w:t>
      </w:r>
      <w:bookmarkEnd w:id="33"/>
    </w:p>
    <w:p w14:paraId="2D833C0D" w14:textId="4105530F" w:rsidR="008F3F65" w:rsidRPr="00E22E4E" w:rsidRDefault="008F3F65" w:rsidP="005F07EC">
      <w:pPr>
        <w:pStyle w:val="Heading3"/>
        <w:rPr>
          <w:rFonts w:eastAsia="Times New Roman"/>
        </w:rPr>
      </w:pPr>
      <w:bookmarkStart w:id="34" w:name="_Toc140066136"/>
      <w:r w:rsidRPr="00E22E4E">
        <w:rPr>
          <w:rFonts w:eastAsia="Times New Roman"/>
        </w:rPr>
        <w:t>How It works</w:t>
      </w:r>
      <w:bookmarkEnd w:id="34"/>
    </w:p>
    <w:p w14:paraId="1F012A95" w14:textId="78BDE14F" w:rsidR="00FF6A3F" w:rsidRDefault="00FF6A3F" w:rsidP="005F07EC">
      <w:pPr>
        <w:jc w:val="both"/>
        <w:rPr>
          <w:shd w:val="clear" w:color="auto" w:fill="FFFFFF"/>
        </w:rPr>
      </w:pPr>
      <w:r w:rsidRPr="00E5454B">
        <w:rPr>
          <w:shd w:val="clear" w:color="auto" w:fill="FFFFFF"/>
        </w:rPr>
        <w:t xml:space="preserve">Yara rules generally </w:t>
      </w:r>
      <w:r w:rsidR="7C090022" w:rsidRPr="00E5454B">
        <w:rPr>
          <w:shd w:val="clear" w:color="auto" w:fill="FFFFFF"/>
        </w:rPr>
        <w:t>work</w:t>
      </w:r>
      <w:r w:rsidRPr="00E5454B">
        <w:rPr>
          <w:shd w:val="clear" w:color="auto" w:fill="FFFFFF"/>
        </w:rPr>
        <w:t xml:space="preserve"> through matching the strings patterns and detecting suspicious activity within that file or data.</w:t>
      </w:r>
      <w:r w:rsidR="00836CD1">
        <w:rPr>
          <w:shd w:val="clear" w:color="auto" w:fill="FFFFFF"/>
        </w:rPr>
        <w:t xml:space="preserve"> </w:t>
      </w:r>
      <w:r w:rsidRPr="00E5454B">
        <w:rPr>
          <w:shd w:val="clear" w:color="auto" w:fill="FFFFFF"/>
        </w:rPr>
        <w:t xml:space="preserve">The structure of the rule with using the proper format for the following </w:t>
      </w:r>
      <w:proofErr w:type="gramStart"/>
      <w:r w:rsidRPr="00E5454B">
        <w:rPr>
          <w:shd w:val="clear" w:color="auto" w:fill="FFFFFF"/>
        </w:rPr>
        <w:t>strings ,</w:t>
      </w:r>
      <w:proofErr w:type="gramEnd"/>
      <w:r w:rsidRPr="00E5454B">
        <w:rPr>
          <w:shd w:val="clear" w:color="auto" w:fill="FFFFFF"/>
        </w:rPr>
        <w:t xml:space="preserve"> condition </w:t>
      </w:r>
      <w:r>
        <w:rPr>
          <w:shd w:val="clear" w:color="auto" w:fill="FFFFFF"/>
        </w:rPr>
        <w:t xml:space="preserve">along with meta data will represent the specific content and pattern searching the pdf </w:t>
      </w:r>
      <w:r w:rsidR="00546D0B">
        <w:rPr>
          <w:shd w:val="clear" w:color="auto" w:fill="FFFFFF"/>
        </w:rPr>
        <w:t>file.</w:t>
      </w:r>
      <w:r>
        <w:rPr>
          <w:shd w:val="clear" w:color="auto" w:fill="FFFFFF"/>
        </w:rPr>
        <w:t xml:space="preserve"> </w:t>
      </w:r>
      <w:r w:rsidR="00836CD1">
        <w:rPr>
          <w:shd w:val="clear" w:color="auto" w:fill="FFFFFF"/>
        </w:rPr>
        <w:t xml:space="preserve"> </w:t>
      </w:r>
      <w:r>
        <w:rPr>
          <w:shd w:val="clear" w:color="auto" w:fill="FFFFFF"/>
        </w:rPr>
        <w:t>e.g. – including strings based on java script injected strings will help if the pdf has any malicious or doubtful content within it.</w:t>
      </w:r>
      <w:r w:rsidR="00836CD1">
        <w:rPr>
          <w:shd w:val="clear" w:color="auto" w:fill="FFFFFF"/>
        </w:rPr>
        <w:t xml:space="preserve"> </w:t>
      </w:r>
      <w:proofErr w:type="gramStart"/>
      <w:r>
        <w:rPr>
          <w:shd w:val="clear" w:color="auto" w:fill="FFFFFF"/>
        </w:rPr>
        <w:t>So</w:t>
      </w:r>
      <w:proofErr w:type="gramEnd"/>
      <w:r>
        <w:rPr>
          <w:shd w:val="clear" w:color="auto" w:fill="FFFFFF"/>
        </w:rPr>
        <w:t xml:space="preserve"> the method of Yara rule </w:t>
      </w:r>
      <w:proofErr w:type="gramStart"/>
      <w:r>
        <w:rPr>
          <w:shd w:val="clear" w:color="auto" w:fill="FFFFFF"/>
        </w:rPr>
        <w:t>help</w:t>
      </w:r>
      <w:proofErr w:type="gramEnd"/>
      <w:r>
        <w:rPr>
          <w:shd w:val="clear" w:color="auto" w:fill="FFFFFF"/>
        </w:rPr>
        <w:t xml:space="preserve"> classify and analyze the pdf files to identify the threat level of </w:t>
      </w:r>
      <w:r w:rsidR="00F27D1A">
        <w:rPr>
          <w:shd w:val="clear" w:color="auto" w:fill="FFFFFF"/>
        </w:rPr>
        <w:t>an</w:t>
      </w:r>
      <w:r>
        <w:rPr>
          <w:shd w:val="clear" w:color="auto" w:fill="FFFFFF"/>
        </w:rPr>
        <w:t xml:space="preserve"> infected pdf files</w:t>
      </w:r>
      <w:r w:rsidR="00546D0B">
        <w:rPr>
          <w:shd w:val="clear" w:color="auto" w:fill="FFFFFF"/>
        </w:rPr>
        <w:t>.</w:t>
      </w:r>
    </w:p>
    <w:p w14:paraId="3CEBDB59" w14:textId="77777777" w:rsidR="00836CD1" w:rsidRDefault="00836CD1" w:rsidP="005F07EC">
      <w:pPr>
        <w:jc w:val="both"/>
        <w:rPr>
          <w:shd w:val="clear" w:color="auto" w:fill="FFFFFF"/>
        </w:rPr>
      </w:pPr>
    </w:p>
    <w:p w14:paraId="32E23553" w14:textId="4C595BF0" w:rsidR="00FF6A3F" w:rsidRDefault="00836CD1" w:rsidP="005F07EC">
      <w:pPr>
        <w:jc w:val="both"/>
      </w:pPr>
      <w:r>
        <w:t xml:space="preserve">Firstly, we install </w:t>
      </w:r>
      <w:r w:rsidR="3BAE1159">
        <w:t>YARA and</w:t>
      </w:r>
      <w:r>
        <w:t xml:space="preserve"> YARA to Python binder on the host machine, </w:t>
      </w:r>
      <w:proofErr w:type="spellStart"/>
      <w:r>
        <w:t>i.e</w:t>
      </w:r>
      <w:proofErr w:type="spellEnd"/>
      <w:r>
        <w:t xml:space="preserve"> the kali </w:t>
      </w:r>
      <w:proofErr w:type="spellStart"/>
      <w:r>
        <w:t>linux</w:t>
      </w:r>
      <w:proofErr w:type="spellEnd"/>
      <w:r>
        <w:t xml:space="preserve">. YARA to Python is the official Python binding for YARA, which enables interaction with YARA using Python code. This enables YARA to be imported in the Sweeper code. </w:t>
      </w:r>
    </w:p>
    <w:p w14:paraId="7355EC41" w14:textId="77777777" w:rsidR="00836CD1" w:rsidRPr="00836CD1" w:rsidRDefault="00836CD1" w:rsidP="005F07EC">
      <w:pPr>
        <w:jc w:val="both"/>
      </w:pPr>
    </w:p>
    <w:p w14:paraId="1EA39352" w14:textId="67E33F8F" w:rsidR="008F3F65" w:rsidRDefault="008F3F65" w:rsidP="005F07EC">
      <w:pPr>
        <w:pStyle w:val="Heading3"/>
        <w:jc w:val="both"/>
      </w:pPr>
      <w:r w:rsidRPr="00E22E4E">
        <w:t>What the rule checks for in a pdf</w:t>
      </w:r>
    </w:p>
    <w:p w14:paraId="20874752" w14:textId="00C0ED3A" w:rsidR="00FF6A3F" w:rsidRDefault="00FF6A3F" w:rsidP="005F07EC">
      <w:pPr>
        <w:jc w:val="both"/>
      </w:pPr>
      <w:r>
        <w:t xml:space="preserve">The techniques used in the project mainly targeted finding suspicious threats, embedded </w:t>
      </w:r>
      <w:r w:rsidR="00546D0B">
        <w:t>content,</w:t>
      </w:r>
      <w:r>
        <w:t xml:space="preserve"> and JavaScript within the files. </w:t>
      </w:r>
    </w:p>
    <w:p w14:paraId="00C7CB7E" w14:textId="77777777" w:rsidR="00FF6A3F" w:rsidRDefault="00FF6A3F" w:rsidP="005F07EC">
      <w:pPr>
        <w:jc w:val="both"/>
      </w:pPr>
    </w:p>
    <w:p w14:paraId="0BD644D1" w14:textId="77777777" w:rsidR="00FF6A3F" w:rsidRDefault="00FF6A3F" w:rsidP="005F07EC">
      <w:pPr>
        <w:jc w:val="both"/>
      </w:pPr>
      <w:r>
        <w:t>Strings:</w:t>
      </w:r>
    </w:p>
    <w:p w14:paraId="361AC791" w14:textId="77777777" w:rsidR="00FF6A3F" w:rsidRDefault="00FF6A3F" w:rsidP="005F07EC">
      <w:pPr>
        <w:pStyle w:val="ListParagraph"/>
        <w:numPr>
          <w:ilvl w:val="1"/>
          <w:numId w:val="2"/>
        </w:numPr>
        <w:tabs>
          <w:tab w:val="clear" w:pos="1440"/>
        </w:tabs>
        <w:spacing w:line="240" w:lineRule="auto"/>
        <w:jc w:val="both"/>
      </w:pPr>
      <w:r>
        <w:t xml:space="preserve">$magic = </w:t>
      </w:r>
      <w:proofErr w:type="gramStart"/>
      <w:r>
        <w:t>{ 25</w:t>
      </w:r>
      <w:proofErr w:type="gramEnd"/>
      <w:r>
        <w:t xml:space="preserve"> 50 44 46 }</w:t>
      </w:r>
    </w:p>
    <w:p w14:paraId="3C66C926" w14:textId="77777777" w:rsidR="00FF6A3F" w:rsidRDefault="00FF6A3F" w:rsidP="005F07EC">
      <w:pPr>
        <w:pStyle w:val="ListParagraph"/>
        <w:numPr>
          <w:ilvl w:val="0"/>
          <w:numId w:val="15"/>
        </w:numPr>
        <w:spacing w:line="240" w:lineRule="auto"/>
        <w:jc w:val="both"/>
      </w:pPr>
      <w:r>
        <w:lastRenderedPageBreak/>
        <w:t xml:space="preserve">The rule represents the magic byte of the file which is the identification type of the file. So the rule contains the format byte number if the </w:t>
      </w:r>
      <w:proofErr w:type="gramStart"/>
      <w:r>
        <w:t>“ %</w:t>
      </w:r>
      <w:proofErr w:type="gramEnd"/>
      <w:r>
        <w:t xml:space="preserve">PDF“ also the signature of the file </w:t>
      </w:r>
    </w:p>
    <w:p w14:paraId="4E3F9344" w14:textId="77777777" w:rsidR="00FF6A3F" w:rsidRDefault="00FF6A3F" w:rsidP="005F07EC">
      <w:pPr>
        <w:pStyle w:val="ListParagraph"/>
        <w:numPr>
          <w:ilvl w:val="1"/>
          <w:numId w:val="2"/>
        </w:numPr>
        <w:tabs>
          <w:tab w:val="clear" w:pos="1440"/>
        </w:tabs>
        <w:spacing w:line="240" w:lineRule="auto"/>
        <w:jc w:val="both"/>
      </w:pPr>
      <w:r>
        <w:t xml:space="preserve">  $</w:t>
      </w:r>
      <w:proofErr w:type="spellStart"/>
      <w:r>
        <w:t>attrib</w:t>
      </w:r>
      <w:proofErr w:type="spellEnd"/>
      <w:r>
        <w:t xml:space="preserve"> </w:t>
      </w:r>
      <w:proofErr w:type="gramStart"/>
      <w:r>
        <w:t xml:space="preserve">=  </w:t>
      </w:r>
      <w:r w:rsidRPr="000C0969">
        <w:t>/</w:t>
      </w:r>
      <w:proofErr w:type="gramEnd"/>
      <w:r w:rsidRPr="000C0969">
        <w:t>\/Launch/</w:t>
      </w:r>
      <w:r>
        <w:t xml:space="preserve"> </w:t>
      </w:r>
    </w:p>
    <w:p w14:paraId="78017715" w14:textId="77777777" w:rsidR="00FF6A3F" w:rsidRDefault="00FF6A3F" w:rsidP="005F07EC">
      <w:pPr>
        <w:pStyle w:val="ListParagraph"/>
        <w:numPr>
          <w:ilvl w:val="0"/>
          <w:numId w:val="15"/>
        </w:numPr>
        <w:spacing w:line="240" w:lineRule="auto"/>
        <w:jc w:val="both"/>
      </w:pPr>
      <w:r>
        <w:t xml:space="preserve">This variable or signature represents the launch function within the pdf files. The rule contains this string to find any suspicious or irrelevant launch action inject within the pdf file. Successful string match will be considered for further analysis protocol of the files. </w:t>
      </w:r>
    </w:p>
    <w:p w14:paraId="6B426998" w14:textId="77777777" w:rsidR="00FF6A3F" w:rsidRDefault="00FF6A3F" w:rsidP="005F07EC">
      <w:pPr>
        <w:pStyle w:val="ListParagraph"/>
        <w:numPr>
          <w:ilvl w:val="1"/>
          <w:numId w:val="2"/>
        </w:numPr>
        <w:tabs>
          <w:tab w:val="clear" w:pos="1440"/>
        </w:tabs>
        <w:spacing w:line="240" w:lineRule="auto"/>
        <w:jc w:val="both"/>
      </w:pPr>
      <w:r>
        <w:t xml:space="preserve">  $</w:t>
      </w:r>
      <w:proofErr w:type="spellStart"/>
      <w:r>
        <w:t>attrib</w:t>
      </w:r>
      <w:proofErr w:type="spellEnd"/>
      <w:r>
        <w:t xml:space="preserve"> = </w:t>
      </w:r>
      <w:r w:rsidRPr="00082411">
        <w:t>/\/URL /</w:t>
      </w:r>
    </w:p>
    <w:p w14:paraId="6DD9EDEB" w14:textId="77777777" w:rsidR="00FF6A3F" w:rsidRDefault="00FF6A3F" w:rsidP="005F07EC">
      <w:pPr>
        <w:pStyle w:val="ListParagraph"/>
        <w:numPr>
          <w:ilvl w:val="0"/>
          <w:numId w:val="15"/>
        </w:numPr>
        <w:spacing w:line="240" w:lineRule="auto"/>
        <w:jc w:val="both"/>
      </w:pPr>
      <w:r>
        <w:t xml:space="preserve">The attribute signature is applied to find any link or phishing </w:t>
      </w:r>
      <w:proofErr w:type="gramStart"/>
      <w:r>
        <w:t>link</w:t>
      </w:r>
      <w:proofErr w:type="gramEnd"/>
      <w:r>
        <w:t xml:space="preserve"> might be provided or attached to the object which will direct to the threat sites.</w:t>
      </w:r>
    </w:p>
    <w:p w14:paraId="2D43DCB9" w14:textId="77777777" w:rsidR="00483050" w:rsidRDefault="00483050" w:rsidP="005F07EC">
      <w:pPr>
        <w:pStyle w:val="ListParagraph"/>
        <w:spacing w:line="240" w:lineRule="auto"/>
        <w:ind w:left="2160"/>
        <w:jc w:val="both"/>
      </w:pPr>
    </w:p>
    <w:p w14:paraId="465A60A5" w14:textId="77777777" w:rsidR="00483050" w:rsidRDefault="00483050" w:rsidP="005F07EC">
      <w:pPr>
        <w:pStyle w:val="ListParagraph"/>
        <w:spacing w:line="240" w:lineRule="auto"/>
        <w:ind w:left="2160"/>
        <w:jc w:val="both"/>
      </w:pPr>
    </w:p>
    <w:p w14:paraId="17920F6F" w14:textId="77777777" w:rsidR="00FF6A3F" w:rsidRDefault="00FF6A3F" w:rsidP="005F07EC">
      <w:pPr>
        <w:jc w:val="both"/>
      </w:pPr>
      <w:r>
        <w:t>$reg0 = /trailer\</w:t>
      </w:r>
      <w:proofErr w:type="gramStart"/>
      <w:r>
        <w:t>r?\</w:t>
      </w:r>
      <w:proofErr w:type="gramEnd"/>
      <w:r>
        <w:t>n?.{1,7}\/Size.{,5}\r?\n?\.{1,7}/</w:t>
      </w:r>
      <w:r>
        <w:tab/>
      </w:r>
    </w:p>
    <w:p w14:paraId="5966C786" w14:textId="77777777" w:rsidR="00FF6A3F" w:rsidRDefault="00FF6A3F" w:rsidP="005F07EC">
      <w:pPr>
        <w:jc w:val="both"/>
      </w:pPr>
      <w:r>
        <w:t>$reg1 = /\/</w:t>
      </w:r>
      <w:proofErr w:type="gramStart"/>
      <w:r>
        <w:t>Root.{</w:t>
      </w:r>
      <w:proofErr w:type="gramEnd"/>
      <w:r>
        <w:t>,5}\r?\n?.{x,10}</w:t>
      </w:r>
      <w:proofErr w:type="spellStart"/>
      <w:r>
        <w:t>startxref</w:t>
      </w:r>
      <w:proofErr w:type="spellEnd"/>
      <w:r>
        <w:t>\r?\n?.{x,9}*\r?\n?%%EOF/</w:t>
      </w:r>
    </w:p>
    <w:p w14:paraId="358D06FE" w14:textId="7E5219AF" w:rsidR="00483050" w:rsidRDefault="00FF6A3F" w:rsidP="005F07EC">
      <w:pPr>
        <w:pStyle w:val="ListParagraph"/>
        <w:numPr>
          <w:ilvl w:val="0"/>
          <w:numId w:val="24"/>
        </w:numPr>
        <w:spacing w:line="240" w:lineRule="auto"/>
        <w:jc w:val="both"/>
      </w:pPr>
      <w:r>
        <w:t xml:space="preserve">This rule set specifically written to identify the validity including the root object and </w:t>
      </w:r>
      <w:proofErr w:type="spellStart"/>
      <w:r>
        <w:t>startxref</w:t>
      </w:r>
      <w:proofErr w:type="spellEnd"/>
      <w:r>
        <w:t xml:space="preserve"> offset within </w:t>
      </w:r>
      <w:proofErr w:type="gramStart"/>
      <w:r>
        <w:t>pdf</w:t>
      </w:r>
      <w:proofErr w:type="gramEnd"/>
      <w:r>
        <w:t xml:space="preserve"> </w:t>
      </w:r>
    </w:p>
    <w:p w14:paraId="690D86B0" w14:textId="77777777" w:rsidR="00FF6A3F" w:rsidRDefault="00FF6A3F" w:rsidP="005F07EC">
      <w:pPr>
        <w:pStyle w:val="ListParagraph"/>
        <w:numPr>
          <w:ilvl w:val="0"/>
          <w:numId w:val="24"/>
        </w:numPr>
        <w:spacing w:line="240" w:lineRule="auto"/>
        <w:jc w:val="both"/>
      </w:pPr>
      <w:r>
        <w:t xml:space="preserve">By using the root and trailer character and including the optional link breaks </w:t>
      </w:r>
      <w:proofErr w:type="gramStart"/>
      <w:r>
        <w:t>“ (</w:t>
      </w:r>
      <w:proofErr w:type="gramEnd"/>
      <w:r>
        <w:t xml:space="preserve">\r?) or (\r?\n?)” </w:t>
      </w:r>
      <w:proofErr w:type="gramStart"/>
      <w:r>
        <w:t>the</w:t>
      </w:r>
      <w:proofErr w:type="gramEnd"/>
      <w:r>
        <w:t xml:space="preserve"> pattern will check the verification of patterns on trailer and root structure for any potential modification to it.</w:t>
      </w:r>
    </w:p>
    <w:p w14:paraId="46F4FC28" w14:textId="77777777" w:rsidR="00FF6A3F" w:rsidRDefault="00FF6A3F" w:rsidP="005F07EC">
      <w:pPr>
        <w:pStyle w:val="ListParagraph"/>
        <w:spacing w:line="240" w:lineRule="auto"/>
        <w:ind w:left="1440"/>
        <w:jc w:val="both"/>
      </w:pPr>
    </w:p>
    <w:p w14:paraId="3F7A6BCA" w14:textId="77777777" w:rsidR="00FF6A3F" w:rsidRDefault="00FF6A3F" w:rsidP="005F07EC">
      <w:pPr>
        <w:jc w:val="both"/>
      </w:pPr>
      <w:r w:rsidRPr="00752590">
        <w:t>$</w:t>
      </w:r>
      <w:proofErr w:type="spellStart"/>
      <w:r w:rsidRPr="00752590">
        <w:t>js</w:t>
      </w:r>
      <w:proofErr w:type="spellEnd"/>
      <w:r w:rsidRPr="00752590">
        <w:t xml:space="preserve"> = /\/JavaScript/</w:t>
      </w:r>
    </w:p>
    <w:p w14:paraId="12582618" w14:textId="77777777" w:rsidR="00483050" w:rsidRDefault="00483050" w:rsidP="005F07EC">
      <w:pPr>
        <w:jc w:val="both"/>
      </w:pPr>
    </w:p>
    <w:p w14:paraId="5685F561" w14:textId="173D846E" w:rsidR="00FF6A3F" w:rsidRDefault="00FF6A3F" w:rsidP="005F07EC">
      <w:pPr>
        <w:pStyle w:val="ListParagraph"/>
        <w:numPr>
          <w:ilvl w:val="0"/>
          <w:numId w:val="24"/>
        </w:numPr>
        <w:spacing w:line="240" w:lineRule="auto"/>
        <w:jc w:val="both"/>
      </w:pPr>
      <w:r>
        <w:t xml:space="preserve">The variable used in the string </w:t>
      </w:r>
      <w:proofErr w:type="gramStart"/>
      <w:r>
        <w:t>define to identify</w:t>
      </w:r>
      <w:proofErr w:type="gramEnd"/>
      <w:r>
        <w:t xml:space="preserve"> the potential </w:t>
      </w:r>
      <w:proofErr w:type="spellStart"/>
      <w:r>
        <w:t>javascript</w:t>
      </w:r>
      <w:proofErr w:type="spellEnd"/>
      <w:r>
        <w:t xml:space="preserve"> </w:t>
      </w:r>
      <w:proofErr w:type="spellStart"/>
      <w:r>
        <w:t>codewithin</w:t>
      </w:r>
      <w:proofErr w:type="spellEnd"/>
      <w:r>
        <w:t xml:space="preserve"> the pdf file.</w:t>
      </w:r>
    </w:p>
    <w:p w14:paraId="6C2371A3" w14:textId="77777777" w:rsidR="00FF6A3F" w:rsidRDefault="00FF6A3F" w:rsidP="005F07EC">
      <w:pPr>
        <w:pStyle w:val="ListParagraph"/>
        <w:numPr>
          <w:ilvl w:val="0"/>
          <w:numId w:val="24"/>
        </w:numPr>
        <w:spacing w:line="240" w:lineRule="auto"/>
        <w:jc w:val="both"/>
      </w:pPr>
      <w:r>
        <w:t>This string will code including the finding the correct java version within the pdf document structure.</w:t>
      </w:r>
    </w:p>
    <w:p w14:paraId="26CB6D88" w14:textId="77777777" w:rsidR="00FF6A3F" w:rsidRDefault="00FF6A3F" w:rsidP="005F07EC">
      <w:pPr>
        <w:pStyle w:val="ListParagraph"/>
        <w:numPr>
          <w:ilvl w:val="0"/>
          <w:numId w:val="24"/>
        </w:numPr>
        <w:spacing w:line="240" w:lineRule="auto"/>
        <w:jc w:val="both"/>
      </w:pPr>
      <w:r>
        <w:t>Checks for the JavaScript which is outside the range of the pdf version and then provides the potential warning when the signatures were found.</w:t>
      </w:r>
    </w:p>
    <w:p w14:paraId="6535C2DC" w14:textId="77777777" w:rsidR="00FF6A3F" w:rsidRDefault="00FF6A3F" w:rsidP="005F07EC">
      <w:pPr>
        <w:jc w:val="both"/>
      </w:pPr>
    </w:p>
    <w:p w14:paraId="326A1AED" w14:textId="7A7D670A" w:rsidR="00483050" w:rsidRDefault="00FF6A3F" w:rsidP="005F07EC">
      <w:pPr>
        <w:jc w:val="both"/>
      </w:pPr>
      <w:r w:rsidRPr="002451D0">
        <w:t>$embed = /\/</w:t>
      </w:r>
      <w:proofErr w:type="spellStart"/>
      <w:r w:rsidRPr="002451D0">
        <w:t>EmbeddedFiles</w:t>
      </w:r>
      <w:proofErr w:type="spellEnd"/>
      <w:r w:rsidRPr="002451D0">
        <w:t>/</w:t>
      </w:r>
    </w:p>
    <w:p w14:paraId="30FBBEB5" w14:textId="329E7872" w:rsidR="00FF6A3F" w:rsidRDefault="00FF6A3F" w:rsidP="005F07EC">
      <w:pPr>
        <w:pStyle w:val="ListParagraph"/>
        <w:numPr>
          <w:ilvl w:val="0"/>
          <w:numId w:val="23"/>
        </w:numPr>
        <w:spacing w:line="240" w:lineRule="auto"/>
        <w:jc w:val="both"/>
      </w:pPr>
      <w:proofErr w:type="gramStart"/>
      <w:r>
        <w:t>Rule</w:t>
      </w:r>
      <w:proofErr w:type="gramEnd"/>
      <w:r>
        <w:t xml:space="preserve"> is to find any embedded objects within the pdf files</w:t>
      </w:r>
      <w:r w:rsidR="00E22E4E">
        <w:t>.</w:t>
      </w:r>
    </w:p>
    <w:p w14:paraId="5722E01E" w14:textId="73B9B945" w:rsidR="00483050" w:rsidRDefault="00FF6A3F" w:rsidP="005F07EC">
      <w:pPr>
        <w:pStyle w:val="ListParagraph"/>
        <w:numPr>
          <w:ilvl w:val="0"/>
          <w:numId w:val="23"/>
        </w:numPr>
        <w:spacing w:line="240" w:lineRule="auto"/>
        <w:jc w:val="both"/>
      </w:pPr>
      <w:r>
        <w:t xml:space="preserve">Purpose of this rule is to find the embedded contains the pdf </w:t>
      </w:r>
      <w:r w:rsidR="009E0EEB">
        <w:t>document,</w:t>
      </w:r>
      <w:r>
        <w:t xml:space="preserve"> which is not the correct version of the </w:t>
      </w:r>
      <w:r w:rsidR="009E0EEB">
        <w:t>pdf,</w:t>
      </w:r>
      <w:r>
        <w:t xml:space="preserve"> so the rule </w:t>
      </w:r>
      <w:r w:rsidR="00E22E4E">
        <w:t>specifies</w:t>
      </w:r>
      <w:r>
        <w:t xml:space="preserve"> by adding the second rule the version check </w:t>
      </w:r>
      <w:proofErr w:type="gramStart"/>
      <w:r>
        <w:t xml:space="preserve">“ </w:t>
      </w:r>
      <w:r w:rsidRPr="007C5369">
        <w:t>$</w:t>
      </w:r>
      <w:proofErr w:type="spellStart"/>
      <w:proofErr w:type="gramEnd"/>
      <w:r w:rsidRPr="007C5369">
        <w:t>ver</w:t>
      </w:r>
      <w:proofErr w:type="spellEnd"/>
      <w:r w:rsidRPr="007C5369">
        <w:t xml:space="preserve"> = /%PDF-1\.[3-9]/</w:t>
      </w:r>
      <w:r>
        <w:t>”</w:t>
      </w:r>
    </w:p>
    <w:p w14:paraId="7668C47F" w14:textId="27AF30D6" w:rsidR="00483050" w:rsidRDefault="00483050" w:rsidP="005F07EC">
      <w:pPr>
        <w:jc w:val="both"/>
      </w:pPr>
      <w:r>
        <w:t>$UUID V4 = {</w:t>
      </w:r>
      <w:r w:rsidRPr="00483050">
        <w:t>d8b94d86-5d88-46aa-86a8-9717f1dc23a8</w:t>
      </w:r>
      <w:r>
        <w:t>}</w:t>
      </w:r>
    </w:p>
    <w:p w14:paraId="747B72FD" w14:textId="6888F81B" w:rsidR="00483050" w:rsidRDefault="00483050" w:rsidP="005F07EC">
      <w:pPr>
        <w:pStyle w:val="ListParagraph"/>
        <w:numPr>
          <w:ilvl w:val="0"/>
          <w:numId w:val="23"/>
        </w:numPr>
        <w:spacing w:line="240" w:lineRule="auto"/>
        <w:jc w:val="both"/>
      </w:pPr>
      <w:r>
        <w:t xml:space="preserve">This detects the following strings in </w:t>
      </w:r>
      <w:proofErr w:type="gramStart"/>
      <w:r>
        <w:t>UUID  `</w:t>
      </w:r>
      <w:proofErr w:type="gramEnd"/>
      <w:r w:rsidRPr="00483050">
        <w:t>$\():</w:t>
      </w:r>
      <w:r>
        <w:t>`</w:t>
      </w:r>
    </w:p>
    <w:p w14:paraId="1F6FEA79" w14:textId="77777777" w:rsidR="00483050" w:rsidRDefault="00483050" w:rsidP="005F07EC">
      <w:pPr>
        <w:ind w:left="1800"/>
        <w:jc w:val="both"/>
      </w:pPr>
    </w:p>
    <w:p w14:paraId="7748C185" w14:textId="77777777" w:rsidR="00FF6A3F" w:rsidRDefault="00FF6A3F" w:rsidP="005F07EC">
      <w:pPr>
        <w:jc w:val="both"/>
      </w:pPr>
    </w:p>
    <w:p w14:paraId="3D351509" w14:textId="77777777" w:rsidR="00FF6A3F" w:rsidRDefault="00FF6A3F" w:rsidP="005F07EC">
      <w:pPr>
        <w:jc w:val="both"/>
      </w:pPr>
      <w:proofErr w:type="gramStart"/>
      <w:r>
        <w:t>Conditions :</w:t>
      </w:r>
      <w:proofErr w:type="gramEnd"/>
    </w:p>
    <w:p w14:paraId="3874CEB7" w14:textId="77777777" w:rsidR="00FF6A3F" w:rsidRDefault="00FF6A3F" w:rsidP="005F07EC">
      <w:pPr>
        <w:jc w:val="both"/>
      </w:pPr>
    </w:p>
    <w:p w14:paraId="742B1127" w14:textId="77777777" w:rsidR="00FF6A3F" w:rsidRDefault="00FF6A3F" w:rsidP="005F07EC">
      <w:pPr>
        <w:pStyle w:val="ListParagraph"/>
        <w:numPr>
          <w:ilvl w:val="0"/>
          <w:numId w:val="18"/>
        </w:numPr>
        <w:spacing w:line="240" w:lineRule="auto"/>
        <w:jc w:val="both"/>
      </w:pPr>
      <w:r w:rsidRPr="00610FD6">
        <w:t>$magic in (</w:t>
      </w:r>
      <w:proofErr w:type="gramStart"/>
      <w:r w:rsidRPr="00610FD6">
        <w:t>0..</w:t>
      </w:r>
      <w:proofErr w:type="gramEnd"/>
      <w:r w:rsidRPr="00610FD6">
        <w:t>1024)</w:t>
      </w:r>
      <w:r>
        <w:t xml:space="preserve"> </w:t>
      </w:r>
    </w:p>
    <w:p w14:paraId="333DFABB" w14:textId="23CCA3B8" w:rsidR="00FF6A3F" w:rsidRDefault="00FF6A3F" w:rsidP="005F07EC">
      <w:pPr>
        <w:pStyle w:val="ListParagraph"/>
        <w:numPr>
          <w:ilvl w:val="0"/>
          <w:numId w:val="19"/>
        </w:numPr>
        <w:spacing w:line="240" w:lineRule="auto"/>
        <w:jc w:val="both"/>
      </w:pPr>
      <w:r>
        <w:t xml:space="preserve">Condition </w:t>
      </w:r>
      <w:r w:rsidR="009E0EEB">
        <w:t>checks</w:t>
      </w:r>
      <w:r>
        <w:t xml:space="preserve"> the magic number values within the header which matches “%PDF” signature. The magic number values condition should be met within the first 1024 </w:t>
      </w:r>
      <w:proofErr w:type="gramStart"/>
      <w:r>
        <w:t>bytes</w:t>
      </w:r>
      <w:proofErr w:type="gramEnd"/>
      <w:r>
        <w:t xml:space="preserve"> </w:t>
      </w:r>
    </w:p>
    <w:p w14:paraId="6BC8B19F" w14:textId="7E6D1FED" w:rsidR="00FF6A3F" w:rsidRDefault="00FF6A3F" w:rsidP="005F07EC">
      <w:pPr>
        <w:pStyle w:val="ListParagraph"/>
        <w:numPr>
          <w:ilvl w:val="0"/>
          <w:numId w:val="19"/>
        </w:numPr>
        <w:spacing w:line="240" w:lineRule="auto"/>
        <w:jc w:val="both"/>
      </w:pPr>
      <w:r>
        <w:lastRenderedPageBreak/>
        <w:t xml:space="preserve">Used for the verification of the PDF file </w:t>
      </w:r>
      <w:r w:rsidR="00E22E4E">
        <w:t>format.</w:t>
      </w:r>
      <w:r>
        <w:t xml:space="preserve"> </w:t>
      </w:r>
    </w:p>
    <w:p w14:paraId="0D530ADD" w14:textId="77777777" w:rsidR="00FF6A3F" w:rsidRDefault="00FF6A3F" w:rsidP="005F07EC">
      <w:pPr>
        <w:jc w:val="both"/>
      </w:pPr>
    </w:p>
    <w:p w14:paraId="45D47B8E" w14:textId="77777777" w:rsidR="00FF6A3F" w:rsidRDefault="00FF6A3F" w:rsidP="005F07EC">
      <w:pPr>
        <w:pStyle w:val="ListParagraph"/>
        <w:numPr>
          <w:ilvl w:val="0"/>
          <w:numId w:val="18"/>
        </w:numPr>
        <w:spacing w:line="240" w:lineRule="auto"/>
        <w:jc w:val="both"/>
      </w:pPr>
      <w:r w:rsidRPr="00497699">
        <w:t>$magic in (</w:t>
      </w:r>
      <w:proofErr w:type="gramStart"/>
      <w:r w:rsidRPr="00497699">
        <w:t>0..</w:t>
      </w:r>
      <w:proofErr w:type="gramEnd"/>
      <w:r w:rsidRPr="00497699">
        <w:t>1024) and $</w:t>
      </w:r>
      <w:proofErr w:type="spellStart"/>
      <w:r w:rsidRPr="00497699">
        <w:t>js</w:t>
      </w:r>
      <w:proofErr w:type="spellEnd"/>
      <w:r w:rsidRPr="00497699">
        <w:t xml:space="preserve"> and not $</w:t>
      </w:r>
      <w:proofErr w:type="spellStart"/>
      <w:r w:rsidRPr="00497699">
        <w:t>ver</w:t>
      </w:r>
      <w:proofErr w:type="spellEnd"/>
    </w:p>
    <w:p w14:paraId="0394C411" w14:textId="77777777" w:rsidR="00FF6A3F" w:rsidRDefault="00FF6A3F" w:rsidP="005F07EC">
      <w:pPr>
        <w:pStyle w:val="ListParagraph"/>
        <w:numPr>
          <w:ilvl w:val="0"/>
          <w:numId w:val="20"/>
        </w:numPr>
        <w:spacing w:line="240" w:lineRule="auto"/>
        <w:jc w:val="both"/>
      </w:pPr>
      <w:r>
        <w:t xml:space="preserve">Continuation of this rule </w:t>
      </w:r>
      <w:proofErr w:type="gramStart"/>
      <w:r>
        <w:t>add</w:t>
      </w:r>
      <w:proofErr w:type="gramEnd"/>
      <w:r>
        <w:t xml:space="preserve"> up to the string’s headers “$</w:t>
      </w:r>
      <w:proofErr w:type="spellStart"/>
      <w:r>
        <w:t>js</w:t>
      </w:r>
      <w:proofErr w:type="spellEnd"/>
      <w:r>
        <w:t>” and “$</w:t>
      </w:r>
      <w:proofErr w:type="spellStart"/>
      <w:r>
        <w:t>ver</w:t>
      </w:r>
      <w:proofErr w:type="spellEnd"/>
      <w:r>
        <w:t xml:space="preserve">” and uses the “and” and “not” operation. </w:t>
      </w:r>
    </w:p>
    <w:p w14:paraId="7D326C9B" w14:textId="77777777" w:rsidR="00FF6A3F" w:rsidRDefault="00FF6A3F" w:rsidP="005F07EC">
      <w:pPr>
        <w:pStyle w:val="ListParagraph"/>
        <w:numPr>
          <w:ilvl w:val="0"/>
          <w:numId w:val="20"/>
        </w:numPr>
        <w:spacing w:line="240" w:lineRule="auto"/>
        <w:jc w:val="both"/>
      </w:pPr>
      <w:r>
        <w:t>First it checks for the version of file through magic byte.’</w:t>
      </w:r>
    </w:p>
    <w:p w14:paraId="127D6B80" w14:textId="77777777" w:rsidR="00FF6A3F" w:rsidRDefault="00FF6A3F" w:rsidP="005F07EC">
      <w:pPr>
        <w:pStyle w:val="ListParagraph"/>
        <w:numPr>
          <w:ilvl w:val="0"/>
          <w:numId w:val="20"/>
        </w:numPr>
        <w:spacing w:line="240" w:lineRule="auto"/>
        <w:jc w:val="both"/>
      </w:pPr>
      <w:r>
        <w:t xml:space="preserve">Uses the “and” operation to include to find and JavaScript content within the pdf file. </w:t>
      </w:r>
    </w:p>
    <w:p w14:paraId="7091C445" w14:textId="28AAF1A7" w:rsidR="00FF6A3F" w:rsidRDefault="00FF6A3F" w:rsidP="005F07EC">
      <w:pPr>
        <w:pStyle w:val="ListParagraph"/>
        <w:numPr>
          <w:ilvl w:val="0"/>
          <w:numId w:val="20"/>
        </w:numPr>
        <w:spacing w:line="240" w:lineRule="auto"/>
        <w:jc w:val="both"/>
      </w:pPr>
      <w:r>
        <w:t>Add the operation “not” to check and request to find if the version content is within correct numbers if not the result find and gives a threat indication.</w:t>
      </w:r>
    </w:p>
    <w:p w14:paraId="232382CE" w14:textId="77777777" w:rsidR="00FF6A3F" w:rsidRDefault="00FF6A3F" w:rsidP="005F07EC">
      <w:pPr>
        <w:pStyle w:val="ListParagraph"/>
        <w:spacing w:line="240" w:lineRule="auto"/>
        <w:ind w:left="1440"/>
        <w:jc w:val="both"/>
      </w:pPr>
    </w:p>
    <w:p w14:paraId="245DD681" w14:textId="77777777" w:rsidR="00FF6A3F" w:rsidRDefault="00FF6A3F" w:rsidP="005F07EC">
      <w:pPr>
        <w:pStyle w:val="ListParagraph"/>
        <w:numPr>
          <w:ilvl w:val="0"/>
          <w:numId w:val="18"/>
        </w:numPr>
        <w:spacing w:line="240" w:lineRule="auto"/>
        <w:jc w:val="both"/>
      </w:pPr>
      <w:r w:rsidRPr="00497699">
        <w:t xml:space="preserve"> $magic in (</w:t>
      </w:r>
      <w:proofErr w:type="gramStart"/>
      <w:r w:rsidRPr="00497699">
        <w:t>0..</w:t>
      </w:r>
      <w:proofErr w:type="gramEnd"/>
      <w:r w:rsidRPr="00497699">
        <w:t>1024) and $embed and not $</w:t>
      </w:r>
      <w:proofErr w:type="spellStart"/>
      <w:r w:rsidRPr="00497699">
        <w:t>ver</w:t>
      </w:r>
      <w:proofErr w:type="spellEnd"/>
    </w:p>
    <w:p w14:paraId="3EFAD925" w14:textId="340635B1" w:rsidR="00FF6A3F" w:rsidRDefault="00FF6A3F" w:rsidP="005F07EC">
      <w:pPr>
        <w:pStyle w:val="ListParagraph"/>
        <w:numPr>
          <w:ilvl w:val="0"/>
          <w:numId w:val="21"/>
        </w:numPr>
        <w:spacing w:line="240" w:lineRule="auto"/>
        <w:jc w:val="both"/>
      </w:pPr>
      <w:r>
        <w:t xml:space="preserve">Same </w:t>
      </w:r>
      <w:proofErr w:type="gramStart"/>
      <w:r>
        <w:t>as  like</w:t>
      </w:r>
      <w:proofErr w:type="gramEnd"/>
      <w:r>
        <w:t xml:space="preserve"> the  previous rule to find JavaScript within pdf the only difference is the rule is applied to find embedded content within pdf </w:t>
      </w:r>
      <w:r w:rsidR="00E22E4E">
        <w:t>file.</w:t>
      </w:r>
      <w:r>
        <w:t xml:space="preserve"> </w:t>
      </w:r>
    </w:p>
    <w:p w14:paraId="386948D1" w14:textId="3807BE3C" w:rsidR="00FF6A3F" w:rsidRDefault="00FF6A3F" w:rsidP="005F07EC">
      <w:pPr>
        <w:pStyle w:val="ListParagraph"/>
        <w:numPr>
          <w:ilvl w:val="0"/>
          <w:numId w:val="21"/>
        </w:numPr>
        <w:spacing w:line="240" w:lineRule="auto"/>
        <w:jc w:val="both"/>
      </w:pPr>
      <w:r>
        <w:t xml:space="preserve">Check with whether the version of the file which has embedded content is within out range of the pdf </w:t>
      </w:r>
      <w:r w:rsidR="00E22E4E">
        <w:t>version.</w:t>
      </w:r>
      <w:r>
        <w:t xml:space="preserve"> </w:t>
      </w:r>
    </w:p>
    <w:p w14:paraId="3A1B54BD" w14:textId="77777777" w:rsidR="00FF6A3F" w:rsidRDefault="00FF6A3F" w:rsidP="005F07EC">
      <w:pPr>
        <w:jc w:val="both"/>
      </w:pPr>
    </w:p>
    <w:p w14:paraId="458EB632" w14:textId="77777777" w:rsidR="00FF6A3F" w:rsidRDefault="00FF6A3F" w:rsidP="005F07EC">
      <w:pPr>
        <w:jc w:val="both"/>
      </w:pPr>
      <w:r>
        <w:t xml:space="preserve">Yara rule will be differ its function most of the time depends on the scope of the project and the type of the content the rule is written for, which explains that strings and conditions should be matched accordingly to the type of rule and the signatures written on it. </w:t>
      </w:r>
    </w:p>
    <w:p w14:paraId="37931111" w14:textId="7AD5DF4B" w:rsidR="00FF6A3F" w:rsidRDefault="00FF6A3F" w:rsidP="005F07EC">
      <w:pPr>
        <w:jc w:val="both"/>
      </w:pPr>
      <w:r>
        <w:t xml:space="preserve">The research will continue identifying more rule patterns and </w:t>
      </w:r>
      <w:proofErr w:type="gramStart"/>
      <w:r>
        <w:t>difference</w:t>
      </w:r>
      <w:proofErr w:type="gramEnd"/>
      <w:r>
        <w:t xml:space="preserve"> of malware signatures found within the pdf file. Grateful of the research guidance from the official Yara rule documentation</w:t>
      </w:r>
      <w:sdt>
        <w:sdtPr>
          <w:id w:val="-847713980"/>
          <w:citation/>
        </w:sdtPr>
        <w:sdtEndPr/>
        <w:sdtContent>
          <w:r w:rsidR="00770EC0">
            <w:fldChar w:fldCharType="begin"/>
          </w:r>
          <w:r w:rsidR="00770EC0">
            <w:instrText xml:space="preserve"> CITATION YAR23 \l 1033 </w:instrText>
          </w:r>
          <w:r w:rsidR="00770EC0">
            <w:fldChar w:fldCharType="separate"/>
          </w:r>
          <w:r w:rsidR="00836CD1">
            <w:rPr>
              <w:noProof/>
            </w:rPr>
            <w:t xml:space="preserve"> (YARA, 2023)</w:t>
          </w:r>
          <w:r w:rsidR="00770EC0">
            <w:fldChar w:fldCharType="end"/>
          </w:r>
        </w:sdtContent>
      </w:sdt>
      <w:r w:rsidR="00770EC0">
        <w:t xml:space="preserve"> </w:t>
      </w:r>
      <w:r>
        <w:t xml:space="preserve">and the </w:t>
      </w:r>
      <w:r w:rsidR="00770EC0">
        <w:t xml:space="preserve">official open source </w:t>
      </w:r>
      <w:proofErr w:type="spellStart"/>
      <w:r>
        <w:t>github</w:t>
      </w:r>
      <w:proofErr w:type="spellEnd"/>
      <w:r>
        <w:t xml:space="preserve"> </w:t>
      </w:r>
      <w:sdt>
        <w:sdtPr>
          <w:id w:val="753711997"/>
          <w:citation/>
        </w:sdtPr>
        <w:sdtEndPr/>
        <w:sdtContent>
          <w:r w:rsidR="00770EC0">
            <w:fldChar w:fldCharType="begin"/>
          </w:r>
          <w:r w:rsidR="00770EC0">
            <w:instrText xml:space="preserve"> CITATION Yar22 \l 1033 </w:instrText>
          </w:r>
          <w:r w:rsidR="00770EC0">
            <w:fldChar w:fldCharType="separate"/>
          </w:r>
          <w:r w:rsidR="00836CD1">
            <w:rPr>
              <w:noProof/>
            </w:rPr>
            <w:t>(Rules, 2022)</w:t>
          </w:r>
          <w:r w:rsidR="00770EC0">
            <w:fldChar w:fldCharType="end"/>
          </w:r>
        </w:sdtContent>
      </w:sdt>
      <w:r>
        <w:t>repo</w:t>
      </w:r>
      <w:r w:rsidR="00770EC0">
        <w:t>sitory</w:t>
      </w:r>
      <w:r>
        <w:t xml:space="preserve"> </w:t>
      </w:r>
      <w:r w:rsidR="00770EC0">
        <w:t>of a collection of YARA rules.</w:t>
      </w:r>
    </w:p>
    <w:p w14:paraId="33957369" w14:textId="77777777" w:rsidR="008F3F65" w:rsidRPr="005E77F4" w:rsidRDefault="008F3F65" w:rsidP="005F07EC">
      <w:pPr>
        <w:jc w:val="both"/>
      </w:pPr>
    </w:p>
    <w:p w14:paraId="07794011" w14:textId="77777777" w:rsidR="008F3F65" w:rsidRDefault="008F3F65" w:rsidP="005F07EC">
      <w:pPr>
        <w:pStyle w:val="Heading2"/>
        <w:rPr>
          <w:rFonts w:eastAsia="Times New Roman"/>
          <w:shd w:val="clear" w:color="auto" w:fill="FFFFFF"/>
        </w:rPr>
      </w:pPr>
      <w:bookmarkStart w:id="35" w:name="_Toc140066137"/>
      <w:r>
        <w:rPr>
          <w:rFonts w:eastAsia="Times New Roman"/>
          <w:shd w:val="clear" w:color="auto" w:fill="FFFFFF"/>
        </w:rPr>
        <w:t>Object Extraction with PYPDF2</w:t>
      </w:r>
      <w:bookmarkEnd w:id="35"/>
    </w:p>
    <w:p w14:paraId="519B7323" w14:textId="77777777" w:rsidR="008F3F65" w:rsidRPr="00F86148" w:rsidRDefault="008F3F65" w:rsidP="005F07EC"/>
    <w:p w14:paraId="74C5147E" w14:textId="77777777" w:rsidR="005E77F4" w:rsidRDefault="008F3F65" w:rsidP="005F07EC">
      <w:pPr>
        <w:jc w:val="both"/>
      </w:pPr>
      <w:r>
        <w:t xml:space="preserve">The holistic approach for parsing in PYPDF2 through the </w:t>
      </w:r>
      <w:proofErr w:type="spellStart"/>
      <w:r>
        <w:t>PdfReader</w:t>
      </w:r>
      <w:proofErr w:type="spellEnd"/>
      <w:r>
        <w:t xml:space="preserve">. </w:t>
      </w:r>
      <w:proofErr w:type="spellStart"/>
      <w:r>
        <w:t>PdfReader</w:t>
      </w:r>
      <w:proofErr w:type="spellEnd"/>
      <w:r>
        <w:t xml:space="preserve"> is the PDF file parser used by </w:t>
      </w:r>
      <w:proofErr w:type="spellStart"/>
      <w:r>
        <w:t>pypdf</w:t>
      </w:r>
      <w:proofErr w:type="spellEnd"/>
      <w:r>
        <w:t xml:space="preserve">. The fundamental structure of parsing is represented by the method </w:t>
      </w:r>
      <w:proofErr w:type="spellStart"/>
      <w:r>
        <w:t>PdfReader.</w:t>
      </w:r>
      <w:proofErr w:type="gramStart"/>
      <w:r>
        <w:t>read</w:t>
      </w:r>
      <w:proofErr w:type="spellEnd"/>
      <w:proofErr w:type="gramEnd"/>
    </w:p>
    <w:p w14:paraId="6E17386A" w14:textId="110B2CDF" w:rsidR="008F3F65" w:rsidRPr="00EA1739" w:rsidRDefault="008F3F65" w:rsidP="005F07EC">
      <w:pPr>
        <w:jc w:val="both"/>
      </w:pPr>
      <w:r>
        <w:t>In the Sweeper code the file is opened in Read and Binary mode (</w:t>
      </w:r>
      <w:proofErr w:type="spellStart"/>
      <w:r>
        <w:t>rb</w:t>
      </w:r>
      <w:proofErr w:type="spellEnd"/>
      <w:r>
        <w:t xml:space="preserve"> mode), </w:t>
      </w:r>
      <w:r w:rsidRPr="00224291">
        <w:t>When a file is opened in binary mode ('</w:t>
      </w:r>
      <w:proofErr w:type="spellStart"/>
      <w:r w:rsidRPr="00224291">
        <w:t>rb</w:t>
      </w:r>
      <w:proofErr w:type="spellEnd"/>
      <w:r w:rsidRPr="00224291">
        <w:t xml:space="preserve">'), it allows reading the file's content as raw bytes instead of text. This is </w:t>
      </w:r>
      <w:r>
        <w:t>useful</w:t>
      </w:r>
      <w:r w:rsidRPr="00224291">
        <w:t xml:space="preserve"> for handling binary data, </w:t>
      </w:r>
      <w:r>
        <w:t>as malware can be written in binary to evade detection from antivirus.</w:t>
      </w:r>
    </w:p>
    <w:p w14:paraId="0BDC213D" w14:textId="0E61B6CD" w:rsidR="008F3F65" w:rsidRDefault="008F3F65" w:rsidP="005F07EC">
      <w:pPr>
        <w:jc w:val="both"/>
      </w:pPr>
      <w:r>
        <w:t xml:space="preserve">The PyPDF2.PdfReader(file) creates a </w:t>
      </w:r>
      <w:proofErr w:type="spellStart"/>
      <w:r>
        <w:t>PdfReader</w:t>
      </w:r>
      <w:proofErr w:type="spellEnd"/>
      <w:r>
        <w:t xml:space="preserve"> object from the opened </w:t>
      </w:r>
      <w:proofErr w:type="spellStart"/>
      <w:proofErr w:type="gramStart"/>
      <w:r>
        <w:t>file.The</w:t>
      </w:r>
      <w:proofErr w:type="spellEnd"/>
      <w:proofErr w:type="gramEnd"/>
      <w:r>
        <w:t xml:space="preserve"> function then extracts JavaScript objects from each page of the PDF</w:t>
      </w:r>
      <w:r w:rsidR="005E77F4">
        <w:t xml:space="preserve"> </w:t>
      </w:r>
      <w:sdt>
        <w:sdtPr>
          <w:id w:val="-484325049"/>
          <w:citation/>
        </w:sdtPr>
        <w:sdtEndPr/>
        <w:sdtContent>
          <w:r w:rsidR="005E77F4" w:rsidRPr="005E77F4">
            <w:fldChar w:fldCharType="begin"/>
          </w:r>
          <w:r w:rsidR="005E77F4" w:rsidRPr="005E77F4">
            <w:instrText xml:space="preserve"> CITATION PyP23 \l 1033 </w:instrText>
          </w:r>
          <w:r w:rsidR="005E77F4" w:rsidRPr="005E77F4">
            <w:fldChar w:fldCharType="separate"/>
          </w:r>
          <w:r w:rsidR="00836CD1">
            <w:rPr>
              <w:noProof/>
            </w:rPr>
            <w:t>(PyPDF2, 2023)</w:t>
          </w:r>
          <w:r w:rsidR="005E77F4" w:rsidRPr="005E77F4">
            <w:fldChar w:fldCharType="end"/>
          </w:r>
        </w:sdtContent>
      </w:sdt>
      <w:r w:rsidR="005E77F4">
        <w:t xml:space="preserve">. </w:t>
      </w:r>
      <w:r>
        <w:t xml:space="preserve">It iterates over the </w:t>
      </w:r>
      <w:proofErr w:type="spellStart"/>
      <w:r>
        <w:t>reader.pages</w:t>
      </w:r>
      <w:proofErr w:type="spellEnd"/>
      <w:r>
        <w:t xml:space="preserve"> collection and checks if a page contains '/JavaScript'. If it does, the JavaScript object is appended to the </w:t>
      </w:r>
      <w:proofErr w:type="spellStart"/>
      <w:r>
        <w:t>js_objects</w:t>
      </w:r>
      <w:proofErr w:type="spellEnd"/>
      <w:r>
        <w:t xml:space="preserve"> list. </w:t>
      </w:r>
      <w:proofErr w:type="gramStart"/>
      <w:r>
        <w:t>Same</w:t>
      </w:r>
      <w:proofErr w:type="gramEnd"/>
      <w:r>
        <w:t xml:space="preserve"> procedure is done for the </w:t>
      </w:r>
      <w:proofErr w:type="spellStart"/>
      <w:r>
        <w:t>OpenAction</w:t>
      </w:r>
      <w:proofErr w:type="spellEnd"/>
      <w:r>
        <w:t xml:space="preserve"> objects. And extracted objects are stored in the `</w:t>
      </w:r>
      <w:proofErr w:type="spellStart"/>
      <w:r>
        <w:t>openaction_objects</w:t>
      </w:r>
      <w:proofErr w:type="spellEnd"/>
      <w:r>
        <w:t xml:space="preserve">` The </w:t>
      </w:r>
      <w:proofErr w:type="spellStart"/>
      <w:r>
        <w:t>reader.pages</w:t>
      </w:r>
      <w:proofErr w:type="spellEnd"/>
      <w:r>
        <w:t xml:space="preserve"> collection is the sequence of pages in the PDF.</w:t>
      </w:r>
    </w:p>
    <w:p w14:paraId="465E1F27" w14:textId="1D5D9B1D" w:rsidR="00645A69" w:rsidRPr="00EA1739" w:rsidRDefault="008F3F65" w:rsidP="005F07EC">
      <w:pPr>
        <w:spacing w:after="160"/>
        <w:jc w:val="both"/>
      </w:pPr>
      <w:r>
        <w:t>Lastly, seeing the spike in malware being executed by enabling a remote connection to a C2 server, it is imperative to check for URI within the Action Objects, hence the Sweeper code performs a granular check by recusing through the Action Object of each page in each PDF, as seen in Figure 6.</w:t>
      </w:r>
    </w:p>
    <w:p w14:paraId="235F40D2" w14:textId="77777777" w:rsidR="008F3F65" w:rsidRDefault="008F3F65" w:rsidP="005F07EC">
      <w:pPr>
        <w:spacing w:after="160"/>
        <w:jc w:val="both"/>
      </w:pPr>
    </w:p>
    <w:p w14:paraId="1846761C" w14:textId="77777777" w:rsidR="008F3F65" w:rsidRDefault="008F3F65" w:rsidP="005F07EC">
      <w:pPr>
        <w:spacing w:after="160"/>
        <w:jc w:val="both"/>
      </w:pPr>
      <w:r>
        <w:rPr>
          <w:noProof/>
        </w:rPr>
        <w:lastRenderedPageBreak/>
        <w:drawing>
          <wp:inline distT="0" distB="0" distL="0" distR="0" wp14:anchorId="02959B64" wp14:editId="2C5E799D">
            <wp:extent cx="5941315" cy="1519707"/>
            <wp:effectExtent l="0" t="0" r="2540" b="4445"/>
            <wp:docPr id="845435096" name="Picture 845435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35096" name="Picture 2"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04233" cy="1586958"/>
                    </a:xfrm>
                    <a:prstGeom prst="rect">
                      <a:avLst/>
                    </a:prstGeom>
                  </pic:spPr>
                </pic:pic>
              </a:graphicData>
            </a:graphic>
          </wp:inline>
        </w:drawing>
      </w:r>
    </w:p>
    <w:p w14:paraId="622DBE07" w14:textId="77777777" w:rsidR="008F3F65" w:rsidRDefault="008F3F65" w:rsidP="005F07EC">
      <w:pPr>
        <w:spacing w:after="160"/>
        <w:jc w:val="center"/>
      </w:pPr>
      <w:r>
        <w:t>Figure 6</w:t>
      </w:r>
    </w:p>
    <w:p w14:paraId="1D6DB26A" w14:textId="3F6C4730" w:rsidR="008F3F65" w:rsidRDefault="008F3F65" w:rsidP="005F07EC">
      <w:pPr>
        <w:spacing w:after="160"/>
        <w:jc w:val="both"/>
      </w:pPr>
      <w:r w:rsidRPr="008E0082">
        <w:t xml:space="preserve">For each page in </w:t>
      </w:r>
      <w:proofErr w:type="spellStart"/>
      <w:r w:rsidRPr="008E0082">
        <w:t>reader.pages</w:t>
      </w:r>
      <w:proofErr w:type="spellEnd"/>
      <w:r w:rsidRPr="008E0082">
        <w:t>, it checks if the page contains '/</w:t>
      </w:r>
      <w:proofErr w:type="spellStart"/>
      <w:r w:rsidRPr="008E0082">
        <w:t>Annots</w:t>
      </w:r>
      <w:proofErr w:type="spellEnd"/>
      <w:r w:rsidRPr="008E0082">
        <w:t xml:space="preserve">' (annotations). If annotations exist, it iterates over each annotation and checks if it contains '/A' (action). If an action is present and has '/S' (subtype) equal to '/URI', it retrieves the URI value and appends it to the </w:t>
      </w:r>
      <w:r>
        <w:t>`</w:t>
      </w:r>
      <w:proofErr w:type="spellStart"/>
      <w:r w:rsidRPr="008E0082">
        <w:t>uri_action_objects</w:t>
      </w:r>
      <w:proofErr w:type="spellEnd"/>
      <w:r>
        <w:t>`</w:t>
      </w:r>
      <w:r w:rsidRPr="008E0082">
        <w:t xml:space="preserve"> list</w:t>
      </w:r>
      <w:r>
        <w:t>. All 3 lists are combined and passed as a parameter to the YARA function to compare against the rule set.</w:t>
      </w:r>
    </w:p>
    <w:p w14:paraId="14623EA3" w14:textId="77777777" w:rsidR="008F3F65" w:rsidRDefault="008F3F65" w:rsidP="005F07EC">
      <w:pPr>
        <w:pStyle w:val="Heading1"/>
        <w:spacing w:line="240" w:lineRule="auto"/>
      </w:pPr>
      <w:bookmarkStart w:id="36" w:name="_Toc140066138"/>
      <w:r>
        <w:t>Results</w:t>
      </w:r>
      <w:bookmarkEnd w:id="36"/>
    </w:p>
    <w:p w14:paraId="1809BA8D" w14:textId="777E376E" w:rsidR="008F3F65" w:rsidRDefault="008F3F65" w:rsidP="005F07EC">
      <w:pPr>
        <w:pStyle w:val="Heading2"/>
      </w:pPr>
      <w:bookmarkStart w:id="37" w:name="_Toc140066139"/>
      <w:r>
        <w:t>Findings</w:t>
      </w:r>
      <w:bookmarkEnd w:id="37"/>
    </w:p>
    <w:p w14:paraId="484663B3" w14:textId="3D19671F" w:rsidR="008F3F65" w:rsidRDefault="008F3F65" w:rsidP="005F07EC">
      <w:pPr>
        <w:jc w:val="both"/>
      </w:pPr>
      <w:r>
        <w:t>Sweeper runs as expected and makes detections as specified with all its combined components.</w:t>
      </w:r>
    </w:p>
    <w:p w14:paraId="4F6BB7DF" w14:textId="600E9380" w:rsidR="008F3F65" w:rsidRDefault="008F3F65" w:rsidP="005F07EC">
      <w:pPr>
        <w:jc w:val="both"/>
      </w:pPr>
      <w:r>
        <w:t xml:space="preserve">The </w:t>
      </w:r>
      <w:proofErr w:type="spellStart"/>
      <w:r>
        <w:t>ClamAV</w:t>
      </w:r>
      <w:proofErr w:type="spellEnd"/>
      <w:r>
        <w:t xml:space="preserve"> database is as broad as it boasts and accurately detects and matches the malware signatures in the d</w:t>
      </w:r>
      <w:r w:rsidR="00740A9F">
        <w:t>ieder.pdf and eicar.pdf which are files used by researchers for testing</w:t>
      </w:r>
      <w:r w:rsidR="00C73DF5">
        <w:t>.</w:t>
      </w:r>
    </w:p>
    <w:p w14:paraId="6259E269" w14:textId="48C48179" w:rsidR="00BF5EBD" w:rsidRDefault="00740A9F" w:rsidP="005F07EC">
      <w:pPr>
        <w:jc w:val="both"/>
      </w:pPr>
      <w:r>
        <w:rPr>
          <w:noProof/>
        </w:rPr>
        <w:drawing>
          <wp:inline distT="0" distB="0" distL="0" distR="0" wp14:anchorId="35A7CE9B" wp14:editId="10A40E0F">
            <wp:extent cx="5943600" cy="528320"/>
            <wp:effectExtent l="0" t="0" r="0" b="5080"/>
            <wp:docPr id="359945883" name="Picture 359945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45883" name="Picture 3599458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8320"/>
                    </a:xfrm>
                    <a:prstGeom prst="rect">
                      <a:avLst/>
                    </a:prstGeom>
                  </pic:spPr>
                </pic:pic>
              </a:graphicData>
            </a:graphic>
          </wp:inline>
        </w:drawing>
      </w:r>
    </w:p>
    <w:p w14:paraId="721D73E1" w14:textId="48FB0E5E" w:rsidR="00BF5EBD" w:rsidRDefault="00BF5EBD" w:rsidP="005F07EC">
      <w:pPr>
        <w:jc w:val="center"/>
      </w:pPr>
      <w:r>
        <w:t>Figure 7</w:t>
      </w:r>
    </w:p>
    <w:p w14:paraId="78C9E02E" w14:textId="77777777" w:rsidR="00BF5EBD" w:rsidRDefault="00BF5EBD" w:rsidP="005F07EC">
      <w:pPr>
        <w:jc w:val="center"/>
      </w:pPr>
    </w:p>
    <w:p w14:paraId="7279CACA" w14:textId="77777777" w:rsidR="008F3F65" w:rsidRDefault="008F3F65" w:rsidP="005F07EC">
      <w:pPr>
        <w:jc w:val="both"/>
      </w:pPr>
      <w:r>
        <w:t xml:space="preserve">The PYPDF2 extracts the objects as a list. We are considering making the </w:t>
      </w:r>
      <w:proofErr w:type="spellStart"/>
      <w:r>
        <w:t>EmbeddedFile</w:t>
      </w:r>
      <w:proofErr w:type="spellEnd"/>
      <w:r>
        <w:t xml:space="preserve"> object a special case for the PYPDF2 analysis as the </w:t>
      </w:r>
      <w:proofErr w:type="spellStart"/>
      <w:r>
        <w:t>EbeddedFile</w:t>
      </w:r>
      <w:proofErr w:type="spellEnd"/>
      <w:r>
        <w:t xml:space="preserve"> Object cannot be parsed to the YARA function. Hence if a file has an </w:t>
      </w:r>
      <w:proofErr w:type="spellStart"/>
      <w:r>
        <w:t>EmbeddedFile</w:t>
      </w:r>
      <w:proofErr w:type="spellEnd"/>
      <w:r>
        <w:t xml:space="preserve"> it will be isolated for further analysis.</w:t>
      </w:r>
    </w:p>
    <w:p w14:paraId="76FDD6C3" w14:textId="7726C7C3" w:rsidR="3B9F61C1" w:rsidRDefault="3B9F61C1" w:rsidP="3B9F61C1">
      <w:pPr>
        <w:jc w:val="both"/>
      </w:pPr>
    </w:p>
    <w:p w14:paraId="45658CFC" w14:textId="77777777" w:rsidR="008F3F65" w:rsidRDefault="008F3F65" w:rsidP="005F07EC">
      <w:pPr>
        <w:jc w:val="both"/>
      </w:pPr>
    </w:p>
    <w:p w14:paraId="63DE8513" w14:textId="1EDEC863" w:rsidR="008F3F65" w:rsidRDefault="008F3F65" w:rsidP="005F07EC">
      <w:pPr>
        <w:pStyle w:val="Heading2"/>
        <w:jc w:val="both"/>
      </w:pPr>
      <w:bookmarkStart w:id="38" w:name="_Toc140066140"/>
      <w:r>
        <w:t>Challenges</w:t>
      </w:r>
      <w:r w:rsidR="00815A6F">
        <w:t xml:space="preserve"> and Resolutions</w:t>
      </w:r>
      <w:bookmarkEnd w:id="38"/>
    </w:p>
    <w:p w14:paraId="6AA40876" w14:textId="37F3DD65" w:rsidR="008F3F65" w:rsidRDefault="008F3F65" w:rsidP="005F07EC">
      <w:pPr>
        <w:spacing w:after="160"/>
        <w:jc w:val="both"/>
      </w:pPr>
      <w:r>
        <w:t xml:space="preserve">The </w:t>
      </w:r>
      <w:proofErr w:type="spellStart"/>
      <w:r>
        <w:t>clamunix</w:t>
      </w:r>
      <w:proofErr w:type="spellEnd"/>
      <w:r>
        <w:t xml:space="preserve"> socket was unreliable, it kept tripping off after each scan.  Hence, we used </w:t>
      </w:r>
      <w:proofErr w:type="gramStart"/>
      <w:r>
        <w:t xml:space="preserve">the </w:t>
      </w:r>
      <w:proofErr w:type="spellStart"/>
      <w:r>
        <w:t>clamd</w:t>
      </w:r>
      <w:proofErr w:type="spellEnd"/>
      <w:proofErr w:type="gramEnd"/>
      <w:r>
        <w:t xml:space="preserve"> instead.</w:t>
      </w:r>
    </w:p>
    <w:p w14:paraId="31E5798D" w14:textId="77777777" w:rsidR="008F3F65" w:rsidRDefault="008F3F65" w:rsidP="005F07EC">
      <w:pPr>
        <w:spacing w:after="160"/>
        <w:jc w:val="both"/>
      </w:pPr>
      <w:r>
        <w:t xml:space="preserve">Choosing the right PDF parser to extract the Objects was a challenge, we first used the </w:t>
      </w:r>
      <w:proofErr w:type="spellStart"/>
      <w:r>
        <w:t>pymupdf</w:t>
      </w:r>
      <w:proofErr w:type="spellEnd"/>
      <w:r>
        <w:t xml:space="preserve"> library, but could not properly extract the objects. PDFID by </w:t>
      </w:r>
      <w:proofErr w:type="spellStart"/>
      <w:r>
        <w:t>Dieder</w:t>
      </w:r>
      <w:proofErr w:type="spellEnd"/>
      <w:r>
        <w:t xml:space="preserve"> was also attempted however integrating into the Sweeper code was difficult as it had to run as a sub-process because it is a stand-alone tool and not a python library. Finally, PYPDF2 successfully </w:t>
      </w:r>
      <w:proofErr w:type="spellStart"/>
      <w:proofErr w:type="gramStart"/>
      <w:r>
        <w:t>extacted</w:t>
      </w:r>
      <w:proofErr w:type="spellEnd"/>
      <w:proofErr w:type="gramEnd"/>
      <w:r>
        <w:t xml:space="preserve"> URI objects and we proceeded with it.</w:t>
      </w:r>
    </w:p>
    <w:p w14:paraId="5BAF7B16" w14:textId="4A1ABAD5" w:rsidR="008F3F65" w:rsidRDefault="008F3F65" w:rsidP="005F07EC">
      <w:pPr>
        <w:spacing w:after="160"/>
        <w:jc w:val="both"/>
      </w:pPr>
      <w:r>
        <w:t xml:space="preserve">Another challenge related to extracting the objects is the mode in which the pdf was created, some pdfs are not set with an EOF marker, </w:t>
      </w:r>
      <w:proofErr w:type="spellStart"/>
      <w:r>
        <w:t>i.e</w:t>
      </w:r>
      <w:proofErr w:type="spellEnd"/>
      <w:r>
        <w:t xml:space="preserve"> End of File to specify the end of the document,</w:t>
      </w:r>
      <w:r w:rsidR="004C5569">
        <w:t xml:space="preserve"> </w:t>
      </w:r>
      <w:r w:rsidR="004C5569">
        <w:lastRenderedPageBreak/>
        <w:t xml:space="preserve">similarly some PDFs do not have the </w:t>
      </w:r>
      <w:proofErr w:type="spellStart"/>
      <w:r w:rsidR="004C5569" w:rsidRPr="004C5569">
        <w:t>startxref</w:t>
      </w:r>
      <w:proofErr w:type="spellEnd"/>
      <w:r w:rsidR="004C5569">
        <w:t xml:space="preserve"> specified,</w:t>
      </w:r>
      <w:r>
        <w:t xml:space="preserve"> PYPDF2 sees such files as broken and cannot read them. This is an ongoing challenge</w:t>
      </w:r>
      <w:r w:rsidR="00815A6F">
        <w:t xml:space="preserve"> as also YARA cannot completely parse such PDFs, however, we have set a YARA rule to </w:t>
      </w:r>
      <w:r w:rsidR="00E25456">
        <w:t>flag invalid objects structure as this in most cases is the case in a malicious PDF based on experience.</w:t>
      </w:r>
    </w:p>
    <w:p w14:paraId="589952CA" w14:textId="77777777" w:rsidR="00F33D46" w:rsidRDefault="00F33D46" w:rsidP="005F07EC">
      <w:pPr>
        <w:spacing w:after="160"/>
        <w:jc w:val="both"/>
      </w:pPr>
    </w:p>
    <w:p w14:paraId="634E6A54" w14:textId="77777777" w:rsidR="00D36B6B" w:rsidRDefault="00D36B6B" w:rsidP="005F07EC">
      <w:pPr>
        <w:spacing w:after="160"/>
        <w:jc w:val="center"/>
      </w:pPr>
      <w:r>
        <w:rPr>
          <w:noProof/>
        </w:rPr>
        <w:drawing>
          <wp:inline distT="0" distB="0" distL="0" distR="0" wp14:anchorId="6C8803D9" wp14:editId="060D586B">
            <wp:extent cx="1841500" cy="927100"/>
            <wp:effectExtent l="0" t="0" r="0" b="0"/>
            <wp:docPr id="1259040903" name="Picture 125904090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40903" name="Picture 3" descr="A screen 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841500" cy="927100"/>
                    </a:xfrm>
                    <a:prstGeom prst="rect">
                      <a:avLst/>
                    </a:prstGeom>
                  </pic:spPr>
                </pic:pic>
              </a:graphicData>
            </a:graphic>
          </wp:inline>
        </w:drawing>
      </w:r>
    </w:p>
    <w:p w14:paraId="034E8223" w14:textId="086AD196" w:rsidR="00D36B6B" w:rsidRDefault="00D36B6B" w:rsidP="005F07EC">
      <w:pPr>
        <w:spacing w:after="160"/>
        <w:jc w:val="center"/>
      </w:pPr>
      <w:r>
        <w:t xml:space="preserve">Figure </w:t>
      </w:r>
      <w:r w:rsidR="00BF5EBD">
        <w:t>8</w:t>
      </w:r>
    </w:p>
    <w:p w14:paraId="7929DFEB" w14:textId="5773E966" w:rsidR="00D36B6B" w:rsidRDefault="00D36B6B" w:rsidP="005F07EC">
      <w:pPr>
        <w:spacing w:after="160"/>
        <w:jc w:val="both"/>
      </w:pPr>
      <w:r>
        <w:t xml:space="preserve">In Figure </w:t>
      </w:r>
      <w:r w:rsidR="00BF5EBD">
        <w:t>8</w:t>
      </w:r>
      <w:r>
        <w:t xml:space="preserve">, </w:t>
      </w:r>
      <w:r w:rsidRPr="00D36B6B">
        <w:t xml:space="preserve">The </w:t>
      </w:r>
      <w:proofErr w:type="spellStart"/>
      <w:r w:rsidRPr="00D36B6B">
        <w:t>startxref</w:t>
      </w:r>
      <w:proofErr w:type="spellEnd"/>
      <w:r w:rsidRPr="00D36B6B">
        <w:t xml:space="preserve"> line is missing the actual offset value. The </w:t>
      </w:r>
      <w:proofErr w:type="spellStart"/>
      <w:r w:rsidRPr="00D36B6B">
        <w:t>startxref</w:t>
      </w:r>
      <w:proofErr w:type="spellEnd"/>
      <w:r w:rsidRPr="00D36B6B">
        <w:t xml:space="preserve"> keyword should be followed by the byte offset indicating the starting position of the cross-reference table in the PDF file.</w:t>
      </w:r>
      <w:r>
        <w:t xml:space="preserve"> In Figure </w:t>
      </w:r>
      <w:r w:rsidR="005C3A1A">
        <w:t>9</w:t>
      </w:r>
      <w:r>
        <w:t xml:space="preserve">, we can see the </w:t>
      </w:r>
      <w:proofErr w:type="spellStart"/>
      <w:r>
        <w:t>xref</w:t>
      </w:r>
      <w:proofErr w:type="spellEnd"/>
      <w:r>
        <w:t xml:space="preserve"> number t</w:t>
      </w:r>
      <w:r w:rsidRPr="00D36B6B">
        <w:t>hat contains information about the location and structure of objects within the file.</w:t>
      </w:r>
    </w:p>
    <w:p w14:paraId="35C74DB0" w14:textId="77777777" w:rsidR="00F33D46" w:rsidRDefault="00F33D46" w:rsidP="005F07EC">
      <w:pPr>
        <w:spacing w:after="160"/>
        <w:jc w:val="both"/>
      </w:pPr>
    </w:p>
    <w:p w14:paraId="1A5A57CC" w14:textId="67FF81A6" w:rsidR="00F33D46" w:rsidRDefault="00D36B6B" w:rsidP="005F07EC">
      <w:pPr>
        <w:spacing w:after="160"/>
        <w:jc w:val="center"/>
      </w:pPr>
      <w:r>
        <w:rPr>
          <w:noProof/>
        </w:rPr>
        <w:drawing>
          <wp:inline distT="0" distB="0" distL="0" distR="0" wp14:anchorId="501DA95A" wp14:editId="2A190593">
            <wp:extent cx="1181100" cy="1206500"/>
            <wp:effectExtent l="0" t="0" r="0" b="0"/>
            <wp:docPr id="1954801213" name="Picture 19548012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801213" name="Picture 4"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181100" cy="1206500"/>
                    </a:xfrm>
                    <a:prstGeom prst="rect">
                      <a:avLst/>
                    </a:prstGeom>
                  </pic:spPr>
                </pic:pic>
              </a:graphicData>
            </a:graphic>
          </wp:inline>
        </w:drawing>
      </w:r>
    </w:p>
    <w:p w14:paraId="09F37A14" w14:textId="137781DD" w:rsidR="00EF2DCA" w:rsidRDefault="00D36B6B" w:rsidP="005F07EC">
      <w:pPr>
        <w:spacing w:after="160"/>
        <w:jc w:val="center"/>
      </w:pPr>
      <w:r>
        <w:t xml:space="preserve">Figure </w:t>
      </w:r>
      <w:r w:rsidR="00BF5EBD">
        <w:t>9</w:t>
      </w:r>
    </w:p>
    <w:p w14:paraId="500A2F55" w14:textId="66029BC0" w:rsidR="00BF5EBD" w:rsidRDefault="00BF5EBD" w:rsidP="005F07EC">
      <w:pPr>
        <w:spacing w:after="160"/>
      </w:pPr>
      <w:r>
        <w:t>Finally, in Figure 10 below we use specified a YARA rule that checks for malformed objects in the PDF, as this is a sign of malicious intent.</w:t>
      </w:r>
    </w:p>
    <w:p w14:paraId="6639035A" w14:textId="77ACA1AF" w:rsidR="00BF5EBD" w:rsidRDefault="00BF5EBD" w:rsidP="005F07EC">
      <w:pPr>
        <w:spacing w:after="160"/>
        <w:jc w:val="center"/>
      </w:pPr>
      <w:r>
        <w:rPr>
          <w:noProof/>
        </w:rPr>
        <w:drawing>
          <wp:inline distT="0" distB="0" distL="0" distR="0" wp14:anchorId="34C3A339" wp14:editId="3E8F5459">
            <wp:extent cx="5943600" cy="676910"/>
            <wp:effectExtent l="0" t="0" r="0" b="0"/>
            <wp:docPr id="1026921124" name="Picture 102692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21124" name="Picture 10269211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76910"/>
                    </a:xfrm>
                    <a:prstGeom prst="rect">
                      <a:avLst/>
                    </a:prstGeom>
                  </pic:spPr>
                </pic:pic>
              </a:graphicData>
            </a:graphic>
          </wp:inline>
        </w:drawing>
      </w:r>
    </w:p>
    <w:p w14:paraId="7007C764" w14:textId="1D3ABE89" w:rsidR="00BF5EBD" w:rsidRDefault="00BF5EBD" w:rsidP="005F07EC">
      <w:pPr>
        <w:spacing w:after="160"/>
        <w:jc w:val="center"/>
      </w:pPr>
      <w:r>
        <w:t>Figure 10</w:t>
      </w:r>
    </w:p>
    <w:p w14:paraId="7B820507" w14:textId="77777777" w:rsidR="00BF5EBD" w:rsidRDefault="00BF5EBD" w:rsidP="005F07EC">
      <w:pPr>
        <w:spacing w:after="160"/>
      </w:pPr>
    </w:p>
    <w:p w14:paraId="7611CF0F" w14:textId="3C25209D" w:rsidR="008F3F65" w:rsidRDefault="008F3F65" w:rsidP="005F07EC">
      <w:pPr>
        <w:spacing w:after="160"/>
        <w:jc w:val="both"/>
      </w:pPr>
      <w:r>
        <w:t xml:space="preserve">For the front-end there is the ongoing challenge of displaying the scan result to the end user, as the web page is </w:t>
      </w:r>
      <w:proofErr w:type="gramStart"/>
      <w:r>
        <w:t>a static</w:t>
      </w:r>
      <w:proofErr w:type="gramEnd"/>
      <w:r>
        <w:t xml:space="preserve"> and currently displays a direct</w:t>
      </w:r>
      <w:r w:rsidR="00652067">
        <w:t xml:space="preserve">ory </w:t>
      </w:r>
      <w:r>
        <w:t>list of the infected files. We are working on making it dynamic so a user can select files and rescan by interfacing with the webapp</w:t>
      </w:r>
      <w:r w:rsidR="00815A6F">
        <w:t xml:space="preserve">, this feature does not affect the Sweeper code in any way, however it is a value adding factor as it makes our project more </w:t>
      </w:r>
      <w:r w:rsidR="005E77F4">
        <w:t>marketable,</w:t>
      </w:r>
      <w:r w:rsidR="00815A6F">
        <w:t xml:space="preserve"> and this can be updated in the future.</w:t>
      </w:r>
    </w:p>
    <w:p w14:paraId="24416B03" w14:textId="77777777" w:rsidR="008F3F65" w:rsidRDefault="008F3F65" w:rsidP="005F07EC">
      <w:pPr>
        <w:spacing w:after="160"/>
        <w:jc w:val="both"/>
      </w:pPr>
    </w:p>
    <w:p w14:paraId="2FB357C6" w14:textId="42B2EF0E" w:rsidR="00000C09" w:rsidRPr="00854499" w:rsidRDefault="008F3F65" w:rsidP="005F07EC">
      <w:pPr>
        <w:pStyle w:val="Heading1"/>
        <w:spacing w:line="240" w:lineRule="auto"/>
        <w:jc w:val="both"/>
      </w:pPr>
      <w:bookmarkStart w:id="39" w:name="_Toc140066141"/>
      <w:r>
        <w:lastRenderedPageBreak/>
        <w:t>Conclusion</w:t>
      </w:r>
      <w:bookmarkEnd w:id="39"/>
    </w:p>
    <w:p w14:paraId="25ACC7DE" w14:textId="769F4486" w:rsidR="008F3F65" w:rsidRPr="00836CD1" w:rsidRDefault="00000C09" w:rsidP="005F07EC">
      <w:pPr>
        <w:jc w:val="both"/>
        <w:rPr>
          <w:rFonts w:cstheme="minorHAnsi"/>
        </w:rPr>
      </w:pPr>
      <w:r w:rsidRPr="00000C09">
        <w:rPr>
          <w:rFonts w:cstheme="minorHAnsi"/>
        </w:rPr>
        <w:t xml:space="preserve">Sweeper is a project to curb the success rate of malware propagation via </w:t>
      </w:r>
      <w:proofErr w:type="gramStart"/>
      <w:r w:rsidRPr="00000C09">
        <w:rPr>
          <w:rFonts w:cstheme="minorHAnsi"/>
        </w:rPr>
        <w:t>PDF  in</w:t>
      </w:r>
      <w:proofErr w:type="gramEnd"/>
      <w:r w:rsidRPr="00000C09">
        <w:rPr>
          <w:rFonts w:cstheme="minorHAnsi"/>
        </w:rPr>
        <w:t xml:space="preserve"> enterprise networks. The project has proven to be as effective as anticipated thanks to the combination of the vast CLAMAV signature base, the </w:t>
      </w:r>
      <w:r>
        <w:rPr>
          <w:rFonts w:cstheme="minorHAnsi"/>
        </w:rPr>
        <w:t xml:space="preserve">PYPDF object extraction feature, </w:t>
      </w:r>
      <w:proofErr w:type="gramStart"/>
      <w:r w:rsidRPr="00000C09">
        <w:rPr>
          <w:rFonts w:cstheme="minorHAnsi"/>
        </w:rPr>
        <w:t>YARA</w:t>
      </w:r>
      <w:proofErr w:type="gramEnd"/>
      <w:r w:rsidRPr="00000C09">
        <w:rPr>
          <w:rFonts w:cstheme="minorHAnsi"/>
        </w:rPr>
        <w:t xml:space="preserve"> rule </w:t>
      </w:r>
      <w:r w:rsidR="00854499">
        <w:rPr>
          <w:rFonts w:cstheme="minorHAnsi"/>
        </w:rPr>
        <w:t>for</w:t>
      </w:r>
      <w:r w:rsidRPr="00000C09">
        <w:rPr>
          <w:rFonts w:cstheme="minorHAnsi"/>
        </w:rPr>
        <w:t xml:space="preserve"> detect</w:t>
      </w:r>
      <w:r w:rsidR="00854499">
        <w:rPr>
          <w:rFonts w:cstheme="minorHAnsi"/>
        </w:rPr>
        <w:t>ing</w:t>
      </w:r>
      <w:r w:rsidRPr="00000C09">
        <w:rPr>
          <w:rFonts w:cstheme="minorHAnsi"/>
        </w:rPr>
        <w:t xml:space="preserve"> various patterns which can be misused for malicious </w:t>
      </w:r>
      <w:r>
        <w:rPr>
          <w:rFonts w:cstheme="minorHAnsi"/>
        </w:rPr>
        <w:t xml:space="preserve">intent. It is lightweight, simple to integrate in an existing environment and offers defense-in-depth protection.  This tool is essential for all companies because they </w:t>
      </w:r>
      <w:proofErr w:type="gramStart"/>
      <w:r>
        <w:rPr>
          <w:rFonts w:cstheme="minorHAnsi"/>
        </w:rPr>
        <w:t>interact</w:t>
      </w:r>
      <w:proofErr w:type="gramEnd"/>
      <w:r>
        <w:rPr>
          <w:rFonts w:cstheme="minorHAnsi"/>
        </w:rPr>
        <w:t xml:space="preserve"> PDF documents from various external </w:t>
      </w:r>
      <w:r w:rsidR="00854499">
        <w:rPr>
          <w:rFonts w:cstheme="minorHAnsi"/>
        </w:rPr>
        <w:t>sources,</w:t>
      </w:r>
      <w:r>
        <w:rPr>
          <w:rFonts w:cstheme="minorHAnsi"/>
        </w:rPr>
        <w:t xml:space="preserve"> and it can be integrated on all </w:t>
      </w:r>
      <w:r w:rsidR="00FF16D0">
        <w:rPr>
          <w:rFonts w:cstheme="minorHAnsi"/>
        </w:rPr>
        <w:t xml:space="preserve">front facing </w:t>
      </w:r>
      <w:r>
        <w:rPr>
          <w:rFonts w:cstheme="minorHAnsi"/>
        </w:rPr>
        <w:t>file servers. In the future more CLAMAV plugins</w:t>
      </w:r>
      <w:r w:rsidR="00854499">
        <w:rPr>
          <w:rFonts w:cstheme="minorHAnsi"/>
        </w:rPr>
        <w:t xml:space="preserve"> </w:t>
      </w:r>
      <w:r w:rsidR="00FF16D0">
        <w:rPr>
          <w:rFonts w:cstheme="minorHAnsi"/>
        </w:rPr>
        <w:t xml:space="preserve">can be </w:t>
      </w:r>
      <w:r w:rsidR="00854499">
        <w:rPr>
          <w:rFonts w:cstheme="minorHAnsi"/>
        </w:rPr>
        <w:t xml:space="preserve">integrated </w:t>
      </w:r>
      <w:r w:rsidR="00FF16D0">
        <w:rPr>
          <w:rFonts w:cstheme="minorHAnsi"/>
        </w:rPr>
        <w:t>with</w:t>
      </w:r>
      <w:r w:rsidR="00854499">
        <w:rPr>
          <w:rFonts w:cstheme="minorHAnsi"/>
        </w:rPr>
        <w:t xml:space="preserve"> Sweeper as well as an updated YARA rule. To improve administration, </w:t>
      </w:r>
      <w:proofErr w:type="gramStart"/>
      <w:r w:rsidR="00854499">
        <w:rPr>
          <w:rFonts w:cstheme="minorHAnsi"/>
        </w:rPr>
        <w:t>a  feature</w:t>
      </w:r>
      <w:proofErr w:type="gramEnd"/>
      <w:r w:rsidR="00854499">
        <w:rPr>
          <w:rFonts w:cstheme="minorHAnsi"/>
        </w:rPr>
        <w:t xml:space="preserve"> on the access control web app to rescan and review all scan logs is better to prevent interreacting directly with a command line interface.</w:t>
      </w:r>
    </w:p>
    <w:p w14:paraId="784276A4" w14:textId="77777777" w:rsidR="00155C46" w:rsidRDefault="00155C46" w:rsidP="005F07EC">
      <w:pPr>
        <w:pStyle w:val="Heading1"/>
        <w:numPr>
          <w:ilvl w:val="0"/>
          <w:numId w:val="0"/>
        </w:numPr>
        <w:spacing w:line="240" w:lineRule="auto"/>
      </w:pPr>
    </w:p>
    <w:p w14:paraId="1AF3FFD2" w14:textId="77777777" w:rsidR="00796C00" w:rsidRPr="00796C00" w:rsidRDefault="00796C00" w:rsidP="005F07EC">
      <w:pPr>
        <w:rPr>
          <w:lang w:bidi="en-US"/>
        </w:rPr>
      </w:pPr>
    </w:p>
    <w:customXmlInsRangeStart w:id="40" w:author="Oluwatosin Fasanmi" w:date="2023-05-18T00:33:00Z"/>
    <w:bookmarkStart w:id="41" w:name="_Toc140066142" w:displacedByCustomXml="next"/>
    <w:sdt>
      <w:sdtPr>
        <w:rPr>
          <w:rFonts w:eastAsiaTheme="minorHAnsi" w:cstheme="minorBidi"/>
          <w:b w:val="0"/>
          <w:bCs w:val="0"/>
          <w:color w:val="auto"/>
          <w:kern w:val="2"/>
          <w:sz w:val="24"/>
          <w:szCs w:val="24"/>
          <w:lang w:bidi="ar-SA"/>
          <w14:ligatures w14:val="standardContextual"/>
        </w:rPr>
        <w:id w:val="-1436590520"/>
        <w:docPartObj>
          <w:docPartGallery w:val="Bibliographies"/>
          <w:docPartUnique/>
        </w:docPartObj>
      </w:sdtPr>
      <w:sdtEndPr/>
      <w:sdtContent>
        <w:customXmlInsRangeEnd w:id="40"/>
        <w:p w14:paraId="304E4EF1" w14:textId="126559BB" w:rsidR="00271319" w:rsidRDefault="00271319" w:rsidP="005F07EC">
          <w:pPr>
            <w:pStyle w:val="Heading1"/>
            <w:numPr>
              <w:ilvl w:val="0"/>
              <w:numId w:val="0"/>
            </w:numPr>
            <w:spacing w:line="240" w:lineRule="auto"/>
            <w:rPr>
              <w:ins w:id="42" w:author="Oluwatosin Fasanmi" w:date="2023-05-18T00:33:00Z"/>
            </w:rPr>
          </w:pPr>
          <w:ins w:id="43" w:author="Oluwatosin Fasanmi" w:date="2023-05-18T00:33:00Z">
            <w:r>
              <w:t>Bibliography</w:t>
            </w:r>
            <w:bookmarkEnd w:id="41"/>
          </w:ins>
        </w:p>
        <w:customXmlInsRangeStart w:id="44" w:author="Oluwatosin Fasanmi" w:date="2023-05-18T00:33:00Z"/>
        <w:sdt>
          <w:sdtPr>
            <w:id w:val="111145805"/>
            <w:bibliography/>
          </w:sdtPr>
          <w:sdtEndPr/>
          <w:sdtContent>
            <w:customXmlInsRangeEnd w:id="44"/>
            <w:p w14:paraId="016F3DC3" w14:textId="77777777" w:rsidR="00836CD1" w:rsidRDefault="00271319" w:rsidP="005F07EC">
              <w:pPr>
                <w:pStyle w:val="Bibliography"/>
                <w:ind w:left="720" w:hanging="720"/>
                <w:rPr>
                  <w:noProof/>
                  <w:kern w:val="0"/>
                  <w14:ligatures w14:val="none"/>
                </w:rPr>
              </w:pPr>
              <w:ins w:id="45" w:author="Oluwatosin Fasanmi" w:date="2023-05-18T00:33:00Z">
                <w:r>
                  <w:fldChar w:fldCharType="begin"/>
                </w:r>
                <w:r>
                  <w:instrText xml:space="preserve"> BIBLIOGRAPHY </w:instrText>
                </w:r>
                <w:r>
                  <w:fldChar w:fldCharType="separate"/>
                </w:r>
              </w:ins>
              <w:r w:rsidR="00836CD1">
                <w:rPr>
                  <w:noProof/>
                </w:rPr>
                <w:t xml:space="preserve">Abrams, L. (2022). </w:t>
              </w:r>
              <w:r w:rsidR="00836CD1">
                <w:rPr>
                  <w:i/>
                  <w:iCs/>
                  <w:noProof/>
                </w:rPr>
                <w:t>Exploited Windows zero-day lets JavaScript files bypass security warnings</w:t>
              </w:r>
              <w:r w:rsidR="00836CD1">
                <w:rPr>
                  <w:noProof/>
                </w:rPr>
                <w:t>. Retrieved from Bleeping Computer: https://www.bleepingcomputer.com/news/security/exploited-windows-zero-day-lets-javascript-files-bypass-security-warnings/</w:t>
              </w:r>
            </w:p>
            <w:p w14:paraId="23A10655" w14:textId="77777777" w:rsidR="00836CD1" w:rsidRDefault="00836CD1" w:rsidP="005F07EC">
              <w:pPr>
                <w:pStyle w:val="Bibliography"/>
                <w:ind w:left="720" w:hanging="720"/>
                <w:rPr>
                  <w:noProof/>
                </w:rPr>
              </w:pPr>
              <w:r>
                <w:rPr>
                  <w:noProof/>
                </w:rPr>
                <w:t xml:space="preserve">Bell, T. (1999). </w:t>
              </w:r>
              <w:r>
                <w:rPr>
                  <w:i/>
                  <w:iCs/>
                  <w:noProof/>
                </w:rPr>
                <w:t>The concept of dynamic analysis.</w:t>
              </w:r>
              <w:r>
                <w:rPr>
                  <w:noProof/>
                </w:rPr>
                <w:t xml:space="preserve"> ACM SIGSOFT Software Engineering Notes.</w:t>
              </w:r>
            </w:p>
            <w:p w14:paraId="737CAFF6" w14:textId="77777777" w:rsidR="00836CD1" w:rsidRDefault="00836CD1" w:rsidP="005F07EC">
              <w:pPr>
                <w:pStyle w:val="Bibliography"/>
                <w:ind w:left="720" w:hanging="720"/>
                <w:rPr>
                  <w:noProof/>
                </w:rPr>
              </w:pPr>
              <w:r>
                <w:rPr>
                  <w:noProof/>
                </w:rPr>
                <w:t>ClamAV. (2023). Retrieved from ClamAV: https://docs.clamav.net/Introduction.html</w:t>
              </w:r>
            </w:p>
            <w:p w14:paraId="117767D8" w14:textId="77777777" w:rsidR="00836CD1" w:rsidRDefault="00836CD1" w:rsidP="005F07EC">
              <w:pPr>
                <w:pStyle w:val="Bibliography"/>
                <w:ind w:left="720" w:hanging="720"/>
                <w:rPr>
                  <w:noProof/>
                </w:rPr>
              </w:pPr>
              <w:r>
                <w:rPr>
                  <w:noProof/>
                </w:rPr>
                <w:t>ClamAV. (2023). Retrieved from ClamAV: https://docs.clamav.net/Introduction.html</w:t>
              </w:r>
            </w:p>
            <w:p w14:paraId="2CD781E4" w14:textId="77777777" w:rsidR="00836CD1" w:rsidRDefault="00836CD1" w:rsidP="005F07EC">
              <w:pPr>
                <w:pStyle w:val="Bibliography"/>
                <w:ind w:left="720" w:hanging="720"/>
                <w:rPr>
                  <w:noProof/>
                </w:rPr>
              </w:pPr>
              <w:r>
                <w:rPr>
                  <w:noProof/>
                </w:rPr>
                <w:t xml:space="preserve">D. Maiorca, D. A. (2015). </w:t>
              </w:r>
              <w:r>
                <w:rPr>
                  <w:i/>
                  <w:iCs/>
                  <w:noProof/>
                </w:rPr>
                <w:t>A structural and content-based approach for a precise and robust detection of malicious PDF files.</w:t>
              </w:r>
              <w:r>
                <w:rPr>
                  <w:noProof/>
                </w:rPr>
                <w:t xml:space="preserve"> 1st Int’l Conf. Information Systems Security and Privacy.</w:t>
              </w:r>
            </w:p>
            <w:p w14:paraId="629ED90C" w14:textId="77777777" w:rsidR="00836CD1" w:rsidRDefault="00836CD1" w:rsidP="005F07EC">
              <w:pPr>
                <w:pStyle w:val="Bibliography"/>
                <w:ind w:left="720" w:hanging="720"/>
                <w:rPr>
                  <w:noProof/>
                </w:rPr>
              </w:pPr>
              <w:r>
                <w:rPr>
                  <w:noProof/>
                </w:rPr>
                <w:t>Daniel Mendler, J. W. (2023). Retrieved from https://github.com/mimemagicrb/mimemagic#</w:t>
              </w:r>
            </w:p>
            <w:p w14:paraId="02F99DAB" w14:textId="77777777" w:rsidR="00836CD1" w:rsidRDefault="00836CD1" w:rsidP="005F07EC">
              <w:pPr>
                <w:pStyle w:val="Bibliography"/>
                <w:ind w:left="720" w:hanging="720"/>
                <w:rPr>
                  <w:noProof/>
                </w:rPr>
              </w:pPr>
              <w:r>
                <w:rPr>
                  <w:noProof/>
                </w:rPr>
                <w:t>I. Corona, D. M. (2014). Lux0R: Detection of malicious PDF-embedded Javascript code through discrim- inant analysis of API references. New York: Workshop on Artificial Intell. and Sec., ser. AISec ’14.</w:t>
              </w:r>
            </w:p>
            <w:p w14:paraId="3D2269B6" w14:textId="77777777" w:rsidR="00836CD1" w:rsidRDefault="00836CD1" w:rsidP="005F07EC">
              <w:pPr>
                <w:pStyle w:val="Bibliography"/>
                <w:ind w:left="720" w:hanging="720"/>
                <w:rPr>
                  <w:noProof/>
                </w:rPr>
              </w:pPr>
              <w:r>
                <w:rPr>
                  <w:noProof/>
                </w:rPr>
                <w:t xml:space="preserve">Karthik Selvaraj, N. F. (2010). </w:t>
              </w:r>
              <w:r>
                <w:rPr>
                  <w:i/>
                  <w:iCs/>
                  <w:noProof/>
                </w:rPr>
                <w:t>studylib.</w:t>
              </w:r>
              <w:r>
                <w:rPr>
                  <w:noProof/>
                </w:rPr>
                <w:t xml:space="preserve"> Retrieved from the-rise-of-pdf-malware: https://studylib.net/doc/18609162/the-rise-of-pdf-malware</w:t>
              </w:r>
            </w:p>
            <w:p w14:paraId="6C3E349F" w14:textId="77777777" w:rsidR="00836CD1" w:rsidRDefault="00836CD1" w:rsidP="005F07EC">
              <w:pPr>
                <w:pStyle w:val="Bibliography"/>
                <w:ind w:left="720" w:hanging="720"/>
                <w:rPr>
                  <w:noProof/>
                </w:rPr>
              </w:pPr>
              <w:r>
                <w:rPr>
                  <w:noProof/>
                </w:rPr>
                <w:t>Labs, R. (2022, 11). Retrieved from From the Labs: YARA Rule for Detecting GwisinLocker: https://www.reversinglabs.com/from-the-labs/yara-rule-for-detecting-gwisinlocker</w:t>
              </w:r>
            </w:p>
            <w:p w14:paraId="2975AFE0" w14:textId="77777777" w:rsidR="00836CD1" w:rsidRDefault="00836CD1" w:rsidP="005F07EC">
              <w:pPr>
                <w:pStyle w:val="Bibliography"/>
                <w:ind w:left="720" w:hanging="720"/>
                <w:rPr>
                  <w:noProof/>
                </w:rPr>
              </w:pPr>
              <w:r>
                <w:rPr>
                  <w:noProof/>
                </w:rPr>
                <w:t xml:space="preserve">Liu, K. (2017). </w:t>
              </w:r>
              <w:r>
                <w:rPr>
                  <w:i/>
                  <w:iCs/>
                  <w:noProof/>
                </w:rPr>
                <w:t>The-Attack-Surface-Of-PDF-And-Gain-100-CVEs-In-1-Year-wp.pdf.</w:t>
              </w:r>
              <w:r>
                <w:rPr>
                  <w:noProof/>
                </w:rPr>
                <w:t xml:space="preserve"> Retrieved from blackhat: https://www.blackhat.com/docs/asia-17/materials/asia-17-Liu-Dig-Into-The-Attack-Surface-Of-PDF-And-Gain-100-CVEs-In-1-Year-wp.pdf</w:t>
              </w:r>
            </w:p>
            <w:p w14:paraId="22E8DE72" w14:textId="77777777" w:rsidR="00836CD1" w:rsidRDefault="00836CD1" w:rsidP="005F07EC">
              <w:pPr>
                <w:pStyle w:val="Bibliography"/>
                <w:ind w:left="720" w:hanging="720"/>
                <w:rPr>
                  <w:noProof/>
                </w:rPr>
              </w:pPr>
              <w:r>
                <w:rPr>
                  <w:noProof/>
                </w:rPr>
                <w:t xml:space="preserve">M. Egele, T. S. (2012). </w:t>
              </w:r>
              <w:r>
                <w:rPr>
                  <w:i/>
                  <w:iCs/>
                  <w:noProof/>
                </w:rPr>
                <w:t>A survey on automated dynamic malware-analysis techniques and tools.</w:t>
              </w:r>
              <w:r>
                <w:rPr>
                  <w:noProof/>
                </w:rPr>
                <w:t xml:space="preserve"> ACM Computing Surveys.</w:t>
              </w:r>
            </w:p>
            <w:p w14:paraId="5AAA8C7C" w14:textId="77777777" w:rsidR="00836CD1" w:rsidRDefault="00836CD1" w:rsidP="005F07EC">
              <w:pPr>
                <w:pStyle w:val="Bibliography"/>
                <w:ind w:left="720" w:hanging="720"/>
                <w:rPr>
                  <w:noProof/>
                </w:rPr>
              </w:pPr>
              <w:r>
                <w:rPr>
                  <w:noProof/>
                </w:rPr>
                <w:t xml:space="preserve">N. Nissim, Y. L. (2018). </w:t>
              </w:r>
              <w:r>
                <w:rPr>
                  <w:i/>
                  <w:iCs/>
                  <w:noProof/>
                </w:rPr>
                <w:t>Trusted system-calls analysis methodology aimed at detection of compromised virtual machines using sequential mining. Knowl.-Based Syst. 153, .</w:t>
              </w:r>
              <w:r>
                <w:rPr>
                  <w:noProof/>
                </w:rPr>
                <w:t xml:space="preserve"> </w:t>
              </w:r>
            </w:p>
            <w:p w14:paraId="5BDC5F6A" w14:textId="77777777" w:rsidR="00836CD1" w:rsidRDefault="00836CD1" w:rsidP="005F07EC">
              <w:pPr>
                <w:pStyle w:val="Bibliography"/>
                <w:ind w:left="720" w:hanging="720"/>
                <w:rPr>
                  <w:noProof/>
                </w:rPr>
              </w:pPr>
              <w:r>
                <w:rPr>
                  <w:noProof/>
                </w:rPr>
                <w:t xml:space="preserve">PyPDF2. (2023). </w:t>
              </w:r>
              <w:r>
                <w:rPr>
                  <w:i/>
                  <w:iCs/>
                  <w:noProof/>
                </w:rPr>
                <w:t>How pypdf parses PDF files</w:t>
              </w:r>
              <w:r>
                <w:rPr>
                  <w:noProof/>
                </w:rPr>
                <w:t>. Retrieved from readthedocs.io: https://pypdf2.readthedocs.io/en/stable/dev/pypdf-parsing.html</w:t>
              </w:r>
            </w:p>
            <w:p w14:paraId="304554B4" w14:textId="77777777" w:rsidR="00836CD1" w:rsidRDefault="00836CD1" w:rsidP="005F07EC">
              <w:pPr>
                <w:pStyle w:val="Bibliography"/>
                <w:ind w:left="720" w:hanging="720"/>
                <w:rPr>
                  <w:noProof/>
                </w:rPr>
              </w:pPr>
              <w:r>
                <w:rPr>
                  <w:noProof/>
                </w:rPr>
                <w:lastRenderedPageBreak/>
                <w:t>Rules, Y. (2022). Retrieved from https://github.com/Yara-Rules/rules</w:t>
              </w:r>
            </w:p>
            <w:p w14:paraId="6ECF4625" w14:textId="77777777" w:rsidR="00836CD1" w:rsidRDefault="00836CD1" w:rsidP="005F07EC">
              <w:pPr>
                <w:pStyle w:val="Bibliography"/>
                <w:ind w:left="720" w:hanging="720"/>
                <w:rPr>
                  <w:noProof/>
                </w:rPr>
              </w:pPr>
              <w:r>
                <w:rPr>
                  <w:noProof/>
                </w:rPr>
                <w:t xml:space="preserve">Samociuk, D. (2023, January 2023). </w:t>
              </w:r>
              <w:r>
                <w:rPr>
                  <w:i/>
                  <w:iCs/>
                  <w:noProof/>
                </w:rPr>
                <w:t>Antivirus Evasion Methods in Modern Operating Systems</w:t>
              </w:r>
              <w:r>
                <w:rPr>
                  <w:noProof/>
                </w:rPr>
                <w:t>. Retrieved from MDPI: https://doi.org/10.3390/app13085083</w:t>
              </w:r>
            </w:p>
            <w:p w14:paraId="20C2E198" w14:textId="77777777" w:rsidR="00836CD1" w:rsidRDefault="00836CD1" w:rsidP="005F07EC">
              <w:pPr>
                <w:pStyle w:val="Bibliography"/>
                <w:ind w:left="720" w:hanging="720"/>
                <w:rPr>
                  <w:noProof/>
                </w:rPr>
              </w:pPr>
              <w:r>
                <w:rPr>
                  <w:noProof/>
                </w:rPr>
                <w:t>Schläpfer, P. (2022, May). Retrieved from https://threatresearch.com: https://threatresearch.ext.hp.com/pdf-malware-is-not-yet-dead/</w:t>
              </w:r>
            </w:p>
            <w:p w14:paraId="6F554A46" w14:textId="77777777" w:rsidR="00836CD1" w:rsidRDefault="00836CD1" w:rsidP="005F07EC">
              <w:pPr>
                <w:pStyle w:val="Bibliography"/>
                <w:ind w:left="720" w:hanging="720"/>
                <w:rPr>
                  <w:noProof/>
                </w:rPr>
              </w:pPr>
              <w:r>
                <w:rPr>
                  <w:noProof/>
                </w:rPr>
                <w:t xml:space="preserve">Sherly Abraham, I. C.-S. (n.d.). An overview of social engineering malware: Trends, tactics, and implications. </w:t>
              </w:r>
              <w:r>
                <w:rPr>
                  <w:i/>
                  <w:iCs/>
                  <w:noProof/>
                </w:rPr>
                <w:t>ScienceDirect</w:t>
              </w:r>
              <w:r>
                <w:rPr>
                  <w:noProof/>
                </w:rPr>
                <w:t>.</w:t>
              </w:r>
            </w:p>
            <w:p w14:paraId="360F5944" w14:textId="77777777" w:rsidR="00836CD1" w:rsidRDefault="00836CD1" w:rsidP="005F07EC">
              <w:pPr>
                <w:pStyle w:val="Bibliography"/>
                <w:ind w:left="720" w:hanging="720"/>
                <w:rPr>
                  <w:noProof/>
                </w:rPr>
              </w:pPr>
              <w:r>
                <w:rPr>
                  <w:noProof/>
                </w:rPr>
                <w:t xml:space="preserve">Srndic, P. L. (2011). Static detection of malicious javascript- bearing PDF documents. </w:t>
              </w:r>
              <w:r>
                <w:rPr>
                  <w:i/>
                  <w:iCs/>
                  <w:noProof/>
                </w:rPr>
                <w:t>27th Annual Computer Security Appli- cations Conf.</w:t>
              </w:r>
              <w:r>
                <w:rPr>
                  <w:noProof/>
                </w:rPr>
                <w:t xml:space="preserve"> </w:t>
              </w:r>
            </w:p>
            <w:p w14:paraId="05E046AB" w14:textId="77777777" w:rsidR="00836CD1" w:rsidRDefault="00836CD1" w:rsidP="005F07EC">
              <w:pPr>
                <w:pStyle w:val="Bibliography"/>
                <w:ind w:left="720" w:hanging="720"/>
                <w:rPr>
                  <w:noProof/>
                </w:rPr>
              </w:pPr>
              <w:r>
                <w:rPr>
                  <w:noProof/>
                </w:rPr>
                <w:t xml:space="preserve">Wolf, A. (2022, 09). </w:t>
              </w:r>
              <w:r>
                <w:rPr>
                  <w:i/>
                  <w:iCs/>
                  <w:noProof/>
                </w:rPr>
                <w:t>Chiseling In: Lorenz Ransomware Group Cracks MiVoice And Calls Back For Free</w:t>
              </w:r>
              <w:r>
                <w:rPr>
                  <w:noProof/>
                </w:rPr>
                <w:t>. Retrieved from Chiseling In: Lorenz Ransomware Group Cracks MiVoice And Calls Back For Free: https://arcticwolf.com/resources/blog/lorenz-ransomware-chiseling-in/</w:t>
              </w:r>
            </w:p>
            <w:p w14:paraId="0803D41C" w14:textId="77777777" w:rsidR="00836CD1" w:rsidRDefault="00836CD1" w:rsidP="005F07EC">
              <w:pPr>
                <w:pStyle w:val="Bibliography"/>
                <w:ind w:left="720" w:hanging="720"/>
                <w:rPr>
                  <w:noProof/>
                </w:rPr>
              </w:pPr>
              <w:r>
                <w:rPr>
                  <w:noProof/>
                </w:rPr>
                <w:t xml:space="preserve">YARA. (2023). Retrieved from https://yara.readthedocs.io/en/stable/ : https://yara.readthedocs.io/en/stable/ </w:t>
              </w:r>
            </w:p>
            <w:p w14:paraId="473748AB" w14:textId="681896FD" w:rsidR="00271319" w:rsidRDefault="00271319" w:rsidP="005F07EC">
              <w:pPr>
                <w:jc w:val="both"/>
                <w:rPr>
                  <w:ins w:id="46" w:author="Oluwatosin Fasanmi" w:date="2023-05-18T00:33:00Z"/>
                </w:rPr>
              </w:pPr>
              <w:ins w:id="47" w:author="Oluwatosin Fasanmi" w:date="2023-05-18T00:33:00Z">
                <w:r>
                  <w:rPr>
                    <w:b/>
                    <w:bCs/>
                    <w:noProof/>
                  </w:rPr>
                  <w:fldChar w:fldCharType="end"/>
                </w:r>
              </w:ins>
            </w:p>
            <w:customXmlInsRangeStart w:id="48" w:author="Oluwatosin Fasanmi" w:date="2023-05-18T00:33:00Z"/>
          </w:sdtContent>
        </w:sdt>
        <w:customXmlInsRangeEnd w:id="48"/>
        <w:customXmlInsRangeStart w:id="49" w:author="Oluwatosin Fasanmi" w:date="2023-05-18T00:33:00Z"/>
      </w:sdtContent>
    </w:sdt>
    <w:customXmlInsRangeEnd w:id="49"/>
    <w:p w14:paraId="28CE7381" w14:textId="77777777" w:rsidR="00C532E9" w:rsidRPr="006B0361" w:rsidRDefault="00C532E9" w:rsidP="66286E10">
      <w:pPr>
        <w:jc w:val="both"/>
      </w:pPr>
    </w:p>
    <w:p w14:paraId="56849F23" w14:textId="5282F026" w:rsidR="66286E10" w:rsidRDefault="66286E10" w:rsidP="66286E10">
      <w:pPr>
        <w:jc w:val="both"/>
      </w:pPr>
    </w:p>
    <w:p w14:paraId="53B625E9" w14:textId="68345708" w:rsidR="5CC09C72" w:rsidRDefault="00F27D1A" w:rsidP="66286E10">
      <w:pPr>
        <w:jc w:val="center"/>
      </w:pPr>
      <w:r>
        <w:rPr>
          <w:noProof/>
        </w:rPr>
        <w:lastRenderedPageBreak/>
        <w:drawing>
          <wp:inline distT="0" distB="0" distL="0" distR="0" wp14:anchorId="3AFBAD71" wp14:editId="3F660AAD">
            <wp:extent cx="4813300" cy="5969000"/>
            <wp:effectExtent l="0" t="0" r="0" b="0"/>
            <wp:docPr id="1873430688" name="Picture 1873430688"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30688" name="Picture 1" descr="A screenshot of a black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813300" cy="5969000"/>
                    </a:xfrm>
                    <a:prstGeom prst="rect">
                      <a:avLst/>
                    </a:prstGeom>
                  </pic:spPr>
                </pic:pic>
              </a:graphicData>
            </a:graphic>
          </wp:inline>
        </w:drawing>
      </w:r>
    </w:p>
    <w:sectPr w:rsidR="5CC09C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4102F" w14:textId="77777777" w:rsidR="00450188" w:rsidRDefault="00450188" w:rsidP="00836CD1">
      <w:r>
        <w:separator/>
      </w:r>
    </w:p>
  </w:endnote>
  <w:endnote w:type="continuationSeparator" w:id="0">
    <w:p w14:paraId="12A686E3" w14:textId="77777777" w:rsidR="00450188" w:rsidRDefault="00450188" w:rsidP="00836CD1">
      <w:r>
        <w:continuationSeparator/>
      </w:r>
    </w:p>
  </w:endnote>
  <w:endnote w:type="continuationNotice" w:id="1">
    <w:p w14:paraId="1865E414" w14:textId="77777777" w:rsidR="008E1EF2" w:rsidRDefault="008E1E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FDA96" w14:textId="77777777" w:rsidR="00450188" w:rsidRDefault="00450188" w:rsidP="00836CD1">
      <w:r>
        <w:separator/>
      </w:r>
    </w:p>
  </w:footnote>
  <w:footnote w:type="continuationSeparator" w:id="0">
    <w:p w14:paraId="6E29F2EC" w14:textId="77777777" w:rsidR="00450188" w:rsidRDefault="00450188" w:rsidP="00836CD1">
      <w:r>
        <w:continuationSeparator/>
      </w:r>
    </w:p>
  </w:footnote>
  <w:footnote w:type="continuationNotice" w:id="1">
    <w:p w14:paraId="37DF1718" w14:textId="77777777" w:rsidR="008E1EF2" w:rsidRDefault="008E1EF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830E3"/>
    <w:multiLevelType w:val="hybridMultilevel"/>
    <w:tmpl w:val="4E208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E76E99"/>
    <w:multiLevelType w:val="hybridMultilevel"/>
    <w:tmpl w:val="C694D980"/>
    <w:lvl w:ilvl="0" w:tplc="C4EE5A7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1B3B81"/>
    <w:multiLevelType w:val="multilevel"/>
    <w:tmpl w:val="F49A81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0658CA"/>
    <w:multiLevelType w:val="multilevel"/>
    <w:tmpl w:val="3138A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C6FD2"/>
    <w:multiLevelType w:val="hybridMultilevel"/>
    <w:tmpl w:val="315AC4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22FF4FA3"/>
    <w:multiLevelType w:val="multilevel"/>
    <w:tmpl w:val="E32E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B125D4"/>
    <w:multiLevelType w:val="hybridMultilevel"/>
    <w:tmpl w:val="E1367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9670833"/>
    <w:multiLevelType w:val="hybridMultilevel"/>
    <w:tmpl w:val="93B40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1E2D4D"/>
    <w:multiLevelType w:val="hybridMultilevel"/>
    <w:tmpl w:val="3F74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6D41B3"/>
    <w:multiLevelType w:val="hybridMultilevel"/>
    <w:tmpl w:val="145090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4927DB6"/>
    <w:multiLevelType w:val="hybridMultilevel"/>
    <w:tmpl w:val="F410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A1ED8"/>
    <w:multiLevelType w:val="hybridMultilevel"/>
    <w:tmpl w:val="949479B0"/>
    <w:lvl w:ilvl="0" w:tplc="8EA4B7B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18505B"/>
    <w:multiLevelType w:val="multilevel"/>
    <w:tmpl w:val="EC647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277A55"/>
    <w:multiLevelType w:val="hybridMultilevel"/>
    <w:tmpl w:val="2FC068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6475816"/>
    <w:multiLevelType w:val="hybridMultilevel"/>
    <w:tmpl w:val="2F8E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6C43C6"/>
    <w:multiLevelType w:val="hybridMultilevel"/>
    <w:tmpl w:val="8CDA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A260CF"/>
    <w:multiLevelType w:val="hybridMultilevel"/>
    <w:tmpl w:val="4C26B6C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1018E5"/>
    <w:multiLevelType w:val="hybridMultilevel"/>
    <w:tmpl w:val="97BC78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571CEA"/>
    <w:multiLevelType w:val="hybridMultilevel"/>
    <w:tmpl w:val="808C20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5B8B1F38"/>
    <w:multiLevelType w:val="hybridMultilevel"/>
    <w:tmpl w:val="99C466F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E1188B"/>
    <w:multiLevelType w:val="multilevel"/>
    <w:tmpl w:val="631EF11A"/>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694018B9"/>
    <w:multiLevelType w:val="hybridMultilevel"/>
    <w:tmpl w:val="5C9AE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D502A3"/>
    <w:multiLevelType w:val="hybridMultilevel"/>
    <w:tmpl w:val="4280A366"/>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23" w15:restartNumberingAfterBreak="0">
    <w:nsid w:val="76A852F9"/>
    <w:multiLevelType w:val="hybridMultilevel"/>
    <w:tmpl w:val="18E69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6665562">
    <w:abstractNumId w:val="2"/>
  </w:num>
  <w:num w:numId="2" w16cid:durableId="373042151">
    <w:abstractNumId w:val="12"/>
  </w:num>
  <w:num w:numId="3" w16cid:durableId="128784077">
    <w:abstractNumId w:val="23"/>
  </w:num>
  <w:num w:numId="4" w16cid:durableId="914514626">
    <w:abstractNumId w:val="3"/>
  </w:num>
  <w:num w:numId="5" w16cid:durableId="1832023739">
    <w:abstractNumId w:val="21"/>
  </w:num>
  <w:num w:numId="6" w16cid:durableId="1173573228">
    <w:abstractNumId w:val="19"/>
  </w:num>
  <w:num w:numId="7" w16cid:durableId="1463496195">
    <w:abstractNumId w:val="16"/>
  </w:num>
  <w:num w:numId="8" w16cid:durableId="510533603">
    <w:abstractNumId w:val="10"/>
  </w:num>
  <w:num w:numId="9" w16cid:durableId="1870677620">
    <w:abstractNumId w:val="14"/>
  </w:num>
  <w:num w:numId="10" w16cid:durableId="226307801">
    <w:abstractNumId w:val="8"/>
  </w:num>
  <w:num w:numId="11" w16cid:durableId="2059814714">
    <w:abstractNumId w:val="22"/>
  </w:num>
  <w:num w:numId="12" w16cid:durableId="1981223556">
    <w:abstractNumId w:val="20"/>
  </w:num>
  <w:num w:numId="13" w16cid:durableId="851837282">
    <w:abstractNumId w:val="4"/>
  </w:num>
  <w:num w:numId="14" w16cid:durableId="883059895">
    <w:abstractNumId w:val="5"/>
  </w:num>
  <w:num w:numId="15" w16cid:durableId="2081439985">
    <w:abstractNumId w:val="13"/>
  </w:num>
  <w:num w:numId="16" w16cid:durableId="718213775">
    <w:abstractNumId w:val="18"/>
  </w:num>
  <w:num w:numId="17" w16cid:durableId="461384353">
    <w:abstractNumId w:val="9"/>
  </w:num>
  <w:num w:numId="18" w16cid:durableId="463041433">
    <w:abstractNumId w:val="1"/>
  </w:num>
  <w:num w:numId="19" w16cid:durableId="38474887">
    <w:abstractNumId w:val="0"/>
  </w:num>
  <w:num w:numId="20" w16cid:durableId="649797368">
    <w:abstractNumId w:val="6"/>
  </w:num>
  <w:num w:numId="21" w16cid:durableId="932323188">
    <w:abstractNumId w:val="17"/>
  </w:num>
  <w:num w:numId="22" w16cid:durableId="1498888402">
    <w:abstractNumId w:val="11"/>
  </w:num>
  <w:num w:numId="23" w16cid:durableId="571083346">
    <w:abstractNumId w:val="7"/>
  </w:num>
  <w:num w:numId="24" w16cid:durableId="1083142643">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uwatosin Fasanmi">
    <w15:presenceInfo w15:providerId="AD" w15:userId="S::oluwatosin.fasanmi@epita.fr::c9ff8c8f-3cd0-4fd1-bffd-5bc765294b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C46"/>
    <w:rsid w:val="00000C09"/>
    <w:rsid w:val="000256B5"/>
    <w:rsid w:val="00027B32"/>
    <w:rsid w:val="00030001"/>
    <w:rsid w:val="0003600F"/>
    <w:rsid w:val="00045341"/>
    <w:rsid w:val="00057A1B"/>
    <w:rsid w:val="00064DA5"/>
    <w:rsid w:val="00073E97"/>
    <w:rsid w:val="000F4D88"/>
    <w:rsid w:val="001175A7"/>
    <w:rsid w:val="0012184D"/>
    <w:rsid w:val="00144736"/>
    <w:rsid w:val="00147E99"/>
    <w:rsid w:val="00155C46"/>
    <w:rsid w:val="001607B9"/>
    <w:rsid w:val="00197E8F"/>
    <w:rsid w:val="001C2062"/>
    <w:rsid w:val="002251F6"/>
    <w:rsid w:val="00241D42"/>
    <w:rsid w:val="00271319"/>
    <w:rsid w:val="002A4648"/>
    <w:rsid w:val="002B13DA"/>
    <w:rsid w:val="002C27A8"/>
    <w:rsid w:val="002D3385"/>
    <w:rsid w:val="00320249"/>
    <w:rsid w:val="003423F7"/>
    <w:rsid w:val="00366B94"/>
    <w:rsid w:val="003A0250"/>
    <w:rsid w:val="003F4006"/>
    <w:rsid w:val="0041162C"/>
    <w:rsid w:val="0041503C"/>
    <w:rsid w:val="004321C6"/>
    <w:rsid w:val="0043416E"/>
    <w:rsid w:val="00450188"/>
    <w:rsid w:val="004706EB"/>
    <w:rsid w:val="00483050"/>
    <w:rsid w:val="00495521"/>
    <w:rsid w:val="004A0F16"/>
    <w:rsid w:val="004C5569"/>
    <w:rsid w:val="004D3877"/>
    <w:rsid w:val="00522975"/>
    <w:rsid w:val="00537B5F"/>
    <w:rsid w:val="00544C45"/>
    <w:rsid w:val="00546D0B"/>
    <w:rsid w:val="005968B1"/>
    <w:rsid w:val="005C3A1A"/>
    <w:rsid w:val="005E77F4"/>
    <w:rsid w:val="005F07EC"/>
    <w:rsid w:val="006025B1"/>
    <w:rsid w:val="00645A69"/>
    <w:rsid w:val="006477A3"/>
    <w:rsid w:val="00652067"/>
    <w:rsid w:val="006526A5"/>
    <w:rsid w:val="0066318F"/>
    <w:rsid w:val="00675A87"/>
    <w:rsid w:val="006B0361"/>
    <w:rsid w:val="00722049"/>
    <w:rsid w:val="0072467F"/>
    <w:rsid w:val="00740A9F"/>
    <w:rsid w:val="00770EC0"/>
    <w:rsid w:val="00774868"/>
    <w:rsid w:val="007933F2"/>
    <w:rsid w:val="00796C00"/>
    <w:rsid w:val="007B5867"/>
    <w:rsid w:val="007B5A9F"/>
    <w:rsid w:val="00806E6F"/>
    <w:rsid w:val="008118B2"/>
    <w:rsid w:val="00815A6F"/>
    <w:rsid w:val="00836CD1"/>
    <w:rsid w:val="00854499"/>
    <w:rsid w:val="00863305"/>
    <w:rsid w:val="008714DF"/>
    <w:rsid w:val="00877B01"/>
    <w:rsid w:val="00885998"/>
    <w:rsid w:val="00896A3E"/>
    <w:rsid w:val="008E1EF2"/>
    <w:rsid w:val="008F1E9F"/>
    <w:rsid w:val="008F3F65"/>
    <w:rsid w:val="00927A86"/>
    <w:rsid w:val="00950090"/>
    <w:rsid w:val="00953291"/>
    <w:rsid w:val="00994582"/>
    <w:rsid w:val="009A556D"/>
    <w:rsid w:val="009C4B5D"/>
    <w:rsid w:val="009E0EEB"/>
    <w:rsid w:val="00A061A3"/>
    <w:rsid w:val="00A11DE5"/>
    <w:rsid w:val="00A24ADE"/>
    <w:rsid w:val="00A86A60"/>
    <w:rsid w:val="00AC041A"/>
    <w:rsid w:val="00AC45EA"/>
    <w:rsid w:val="00AC5979"/>
    <w:rsid w:val="00AF162F"/>
    <w:rsid w:val="00B12EBE"/>
    <w:rsid w:val="00B579CD"/>
    <w:rsid w:val="00B740DE"/>
    <w:rsid w:val="00BD527B"/>
    <w:rsid w:val="00BF18FF"/>
    <w:rsid w:val="00BF5EBD"/>
    <w:rsid w:val="00C1049D"/>
    <w:rsid w:val="00C10ADE"/>
    <w:rsid w:val="00C532E9"/>
    <w:rsid w:val="00C72D80"/>
    <w:rsid w:val="00C73DF5"/>
    <w:rsid w:val="00C8518E"/>
    <w:rsid w:val="00CD4046"/>
    <w:rsid w:val="00CE78ED"/>
    <w:rsid w:val="00D0106A"/>
    <w:rsid w:val="00D36B6B"/>
    <w:rsid w:val="00D46FB7"/>
    <w:rsid w:val="00D50189"/>
    <w:rsid w:val="00DF2DF4"/>
    <w:rsid w:val="00DF38F9"/>
    <w:rsid w:val="00E22E4E"/>
    <w:rsid w:val="00E25456"/>
    <w:rsid w:val="00E2676A"/>
    <w:rsid w:val="00E40637"/>
    <w:rsid w:val="00E519E0"/>
    <w:rsid w:val="00E82914"/>
    <w:rsid w:val="00E85B6A"/>
    <w:rsid w:val="00EF2DCA"/>
    <w:rsid w:val="00EF44AC"/>
    <w:rsid w:val="00F27D1A"/>
    <w:rsid w:val="00F33D46"/>
    <w:rsid w:val="00F76C89"/>
    <w:rsid w:val="00FD1C94"/>
    <w:rsid w:val="00FF16D0"/>
    <w:rsid w:val="00FF6A3F"/>
    <w:rsid w:val="088C68B4"/>
    <w:rsid w:val="0B6A3626"/>
    <w:rsid w:val="0B6C2637"/>
    <w:rsid w:val="0E45285D"/>
    <w:rsid w:val="0E645B11"/>
    <w:rsid w:val="142EFC54"/>
    <w:rsid w:val="18D0098F"/>
    <w:rsid w:val="1BAAF992"/>
    <w:rsid w:val="238811D6"/>
    <w:rsid w:val="25067F29"/>
    <w:rsid w:val="2AF18389"/>
    <w:rsid w:val="2F45E243"/>
    <w:rsid w:val="30276C1B"/>
    <w:rsid w:val="31747EF9"/>
    <w:rsid w:val="32EAC41C"/>
    <w:rsid w:val="3635865C"/>
    <w:rsid w:val="37289465"/>
    <w:rsid w:val="3B9BD1B6"/>
    <w:rsid w:val="3B9F61C1"/>
    <w:rsid w:val="3BAE1159"/>
    <w:rsid w:val="3E914077"/>
    <w:rsid w:val="3FA2876C"/>
    <w:rsid w:val="40674320"/>
    <w:rsid w:val="40911CE2"/>
    <w:rsid w:val="41649D99"/>
    <w:rsid w:val="428244EF"/>
    <w:rsid w:val="49B3777D"/>
    <w:rsid w:val="4C6EE2DC"/>
    <w:rsid w:val="545014F4"/>
    <w:rsid w:val="5678D228"/>
    <w:rsid w:val="5A4542AB"/>
    <w:rsid w:val="5CC09C72"/>
    <w:rsid w:val="62F0CD4E"/>
    <w:rsid w:val="65593651"/>
    <w:rsid w:val="66286E10"/>
    <w:rsid w:val="72945054"/>
    <w:rsid w:val="7430F6C1"/>
    <w:rsid w:val="76467F60"/>
    <w:rsid w:val="7A292AF7"/>
    <w:rsid w:val="7C090022"/>
    <w:rsid w:val="7D874C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CF23A"/>
  <w15:chartTrackingRefBased/>
  <w15:docId w15:val="{A3142BF9-C5BA-6C48-B331-6CEA1415C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C46"/>
  </w:style>
  <w:style w:type="paragraph" w:styleId="Heading1">
    <w:name w:val="heading 1"/>
    <w:basedOn w:val="Normal"/>
    <w:next w:val="Normal"/>
    <w:link w:val="Heading1Char"/>
    <w:uiPriority w:val="9"/>
    <w:qFormat/>
    <w:rsid w:val="008F3F65"/>
    <w:pPr>
      <w:keepNext/>
      <w:keepLines/>
      <w:numPr>
        <w:numId w:val="12"/>
      </w:numPr>
      <w:tabs>
        <w:tab w:val="num" w:pos="360"/>
      </w:tabs>
      <w:spacing w:before="480" w:line="276" w:lineRule="auto"/>
      <w:ind w:left="0" w:firstLine="0"/>
      <w:outlineLvl w:val="0"/>
    </w:pPr>
    <w:rPr>
      <w:rFonts w:eastAsiaTheme="majorEastAsia" w:cstheme="minorHAnsi"/>
      <w:b/>
      <w:bCs/>
      <w:color w:val="2F5496" w:themeColor="accent1" w:themeShade="BF"/>
      <w:kern w:val="0"/>
      <w:sz w:val="28"/>
      <w:szCs w:val="28"/>
      <w:lang w:bidi="en-US"/>
      <w14:ligatures w14:val="none"/>
    </w:rPr>
  </w:style>
  <w:style w:type="paragraph" w:styleId="Heading2">
    <w:name w:val="heading 2"/>
    <w:basedOn w:val="Normal"/>
    <w:next w:val="Normal"/>
    <w:link w:val="Heading2Char"/>
    <w:uiPriority w:val="9"/>
    <w:unhideWhenUsed/>
    <w:qFormat/>
    <w:rsid w:val="008F3F65"/>
    <w:pPr>
      <w:keepNext/>
      <w:keepLines/>
      <w:numPr>
        <w:ilvl w:val="1"/>
        <w:numId w:val="12"/>
      </w:numPr>
      <w:tabs>
        <w:tab w:val="num" w:pos="360"/>
      </w:tabs>
      <w:spacing w:before="40"/>
      <w:ind w:left="0"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6CD1"/>
    <w:pPr>
      <w:keepNext/>
      <w:keepLines/>
      <w:numPr>
        <w:ilvl w:val="2"/>
        <w:numId w:val="12"/>
      </w:numPr>
      <w:spacing w:before="40"/>
      <w:outlineLvl w:val="2"/>
    </w:pPr>
    <w:rPr>
      <w:rFonts w:asciiTheme="majorHAnsi" w:eastAsiaTheme="majorEastAsia" w:hAnsiTheme="majorHAnsi" w:cstheme="majorBidi"/>
      <w:color w:val="1F3763" w:themeColor="accent1" w:themeShade="7F"/>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F65"/>
    <w:rPr>
      <w:rFonts w:eastAsiaTheme="majorEastAsia" w:cstheme="minorHAnsi"/>
      <w:b/>
      <w:bCs/>
      <w:color w:val="2F5496" w:themeColor="accent1" w:themeShade="BF"/>
      <w:kern w:val="0"/>
      <w:sz w:val="28"/>
      <w:szCs w:val="28"/>
      <w:lang w:bidi="en-US"/>
      <w14:ligatures w14:val="none"/>
    </w:rPr>
  </w:style>
  <w:style w:type="paragraph" w:styleId="NormalWeb">
    <w:name w:val="Normal (Web)"/>
    <w:basedOn w:val="Normal"/>
    <w:uiPriority w:val="99"/>
    <w:unhideWhenUsed/>
    <w:rsid w:val="00155C4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155C46"/>
    <w:rPr>
      <w:color w:val="0563C1" w:themeColor="hyperlink"/>
      <w:u w:val="single"/>
    </w:rPr>
  </w:style>
  <w:style w:type="character" w:customStyle="1" w:styleId="apple-converted-space">
    <w:name w:val="apple-converted-space"/>
    <w:basedOn w:val="DefaultParagraphFont"/>
    <w:rsid w:val="00155C46"/>
  </w:style>
  <w:style w:type="character" w:styleId="FollowedHyperlink">
    <w:name w:val="FollowedHyperlink"/>
    <w:basedOn w:val="DefaultParagraphFont"/>
    <w:uiPriority w:val="99"/>
    <w:semiHidden/>
    <w:unhideWhenUsed/>
    <w:rsid w:val="00155C46"/>
    <w:rPr>
      <w:color w:val="954F72" w:themeColor="followedHyperlink"/>
      <w:u w:val="single"/>
    </w:rPr>
  </w:style>
  <w:style w:type="paragraph" w:styleId="Revision">
    <w:name w:val="Revision"/>
    <w:hidden/>
    <w:uiPriority w:val="99"/>
    <w:semiHidden/>
    <w:rsid w:val="00E519E0"/>
  </w:style>
  <w:style w:type="paragraph" w:styleId="Bibliography">
    <w:name w:val="Bibliography"/>
    <w:basedOn w:val="Normal"/>
    <w:next w:val="Normal"/>
    <w:uiPriority w:val="37"/>
    <w:unhideWhenUsed/>
    <w:rsid w:val="00271319"/>
  </w:style>
  <w:style w:type="character" w:customStyle="1" w:styleId="Heading2Char">
    <w:name w:val="Heading 2 Char"/>
    <w:basedOn w:val="DefaultParagraphFont"/>
    <w:link w:val="Heading2"/>
    <w:uiPriority w:val="9"/>
    <w:rsid w:val="008F3F6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14DF"/>
    <w:rPr>
      <w:color w:val="605E5C"/>
      <w:shd w:val="clear" w:color="auto" w:fill="E1DFDD"/>
    </w:rPr>
  </w:style>
  <w:style w:type="paragraph" w:styleId="ListParagraph">
    <w:name w:val="List Paragraph"/>
    <w:basedOn w:val="Normal"/>
    <w:uiPriority w:val="34"/>
    <w:qFormat/>
    <w:rsid w:val="00C72D80"/>
    <w:pPr>
      <w:spacing w:after="160" w:line="259" w:lineRule="auto"/>
      <w:ind w:left="720"/>
      <w:contextualSpacing/>
    </w:pPr>
    <w:rPr>
      <w:kern w:val="0"/>
      <w:sz w:val="22"/>
      <w:szCs w:val="22"/>
      <w14:ligatures w14:val="none"/>
    </w:rPr>
  </w:style>
  <w:style w:type="paragraph" w:customStyle="1" w:styleId="paragraph">
    <w:name w:val="paragraph"/>
    <w:basedOn w:val="Normal"/>
    <w:rsid w:val="00E82914"/>
    <w:pPr>
      <w:spacing w:before="100" w:beforeAutospacing="1" w:after="100" w:afterAutospacing="1"/>
    </w:pPr>
    <w:rPr>
      <w:rFonts w:ascii="Times New Roman" w:eastAsia="Times New Roman" w:hAnsi="Times New Roman" w:cs="Times New Roman"/>
      <w:kern w:val="0"/>
      <w:lang w:val="fr-FR" w:eastAsia="fr-FR"/>
      <w14:ligatures w14:val="none"/>
    </w:rPr>
  </w:style>
  <w:style w:type="character" w:customStyle="1" w:styleId="normaltextrun">
    <w:name w:val="normaltextrun"/>
    <w:basedOn w:val="DefaultParagraphFont"/>
    <w:rsid w:val="00E82914"/>
  </w:style>
  <w:style w:type="character" w:customStyle="1" w:styleId="eop">
    <w:name w:val="eop"/>
    <w:basedOn w:val="DefaultParagraphFont"/>
    <w:rsid w:val="00E82914"/>
  </w:style>
  <w:style w:type="character" w:customStyle="1" w:styleId="pagebreaktextspan">
    <w:name w:val="pagebreaktextspan"/>
    <w:basedOn w:val="DefaultParagraphFont"/>
    <w:rsid w:val="00E82914"/>
  </w:style>
  <w:style w:type="paragraph" w:styleId="TOCHeading">
    <w:name w:val="TOC Heading"/>
    <w:basedOn w:val="Heading1"/>
    <w:next w:val="Normal"/>
    <w:uiPriority w:val="39"/>
    <w:unhideWhenUsed/>
    <w:qFormat/>
    <w:rsid w:val="00E82914"/>
    <w:pPr>
      <w:numPr>
        <w:numId w:val="0"/>
      </w:numPr>
      <w:outlineLvl w:val="9"/>
    </w:pPr>
    <w:rPr>
      <w:rFonts w:asciiTheme="majorHAnsi" w:hAnsiTheme="majorHAnsi" w:cstheme="majorBidi"/>
      <w:lang w:bidi="ar-SA"/>
    </w:rPr>
  </w:style>
  <w:style w:type="paragraph" w:styleId="TOC1">
    <w:name w:val="toc 1"/>
    <w:basedOn w:val="Normal"/>
    <w:next w:val="Normal"/>
    <w:autoRedefine/>
    <w:uiPriority w:val="39"/>
    <w:unhideWhenUsed/>
    <w:rsid w:val="00E82914"/>
    <w:pPr>
      <w:spacing w:before="120"/>
    </w:pPr>
    <w:rPr>
      <w:rFonts w:cstheme="minorHAnsi"/>
      <w:b/>
      <w:bCs/>
      <w:i/>
      <w:iCs/>
    </w:rPr>
  </w:style>
  <w:style w:type="paragraph" w:styleId="TOC2">
    <w:name w:val="toc 2"/>
    <w:basedOn w:val="Normal"/>
    <w:next w:val="Normal"/>
    <w:autoRedefine/>
    <w:uiPriority w:val="39"/>
    <w:unhideWhenUsed/>
    <w:rsid w:val="00E82914"/>
    <w:pPr>
      <w:spacing w:before="120"/>
      <w:ind w:left="240"/>
    </w:pPr>
    <w:rPr>
      <w:rFonts w:cstheme="minorHAnsi"/>
      <w:b/>
      <w:bCs/>
      <w:sz w:val="22"/>
      <w:szCs w:val="22"/>
    </w:rPr>
  </w:style>
  <w:style w:type="paragraph" w:styleId="TOC3">
    <w:name w:val="toc 3"/>
    <w:basedOn w:val="Normal"/>
    <w:next w:val="Normal"/>
    <w:autoRedefine/>
    <w:uiPriority w:val="39"/>
    <w:unhideWhenUsed/>
    <w:rsid w:val="00E82914"/>
    <w:pPr>
      <w:ind w:left="480"/>
    </w:pPr>
    <w:rPr>
      <w:rFonts w:cstheme="minorHAnsi"/>
      <w:sz w:val="20"/>
      <w:szCs w:val="20"/>
    </w:rPr>
  </w:style>
  <w:style w:type="paragraph" w:styleId="TOC4">
    <w:name w:val="toc 4"/>
    <w:basedOn w:val="Normal"/>
    <w:next w:val="Normal"/>
    <w:autoRedefine/>
    <w:uiPriority w:val="39"/>
    <w:semiHidden/>
    <w:unhideWhenUsed/>
    <w:rsid w:val="00E82914"/>
    <w:pPr>
      <w:ind w:left="720"/>
    </w:pPr>
    <w:rPr>
      <w:rFonts w:cstheme="minorHAnsi"/>
      <w:sz w:val="20"/>
      <w:szCs w:val="20"/>
    </w:rPr>
  </w:style>
  <w:style w:type="paragraph" w:styleId="TOC5">
    <w:name w:val="toc 5"/>
    <w:basedOn w:val="Normal"/>
    <w:next w:val="Normal"/>
    <w:autoRedefine/>
    <w:uiPriority w:val="39"/>
    <w:semiHidden/>
    <w:unhideWhenUsed/>
    <w:rsid w:val="00E82914"/>
    <w:pPr>
      <w:ind w:left="960"/>
    </w:pPr>
    <w:rPr>
      <w:rFonts w:cstheme="minorHAnsi"/>
      <w:sz w:val="20"/>
      <w:szCs w:val="20"/>
    </w:rPr>
  </w:style>
  <w:style w:type="paragraph" w:styleId="TOC6">
    <w:name w:val="toc 6"/>
    <w:basedOn w:val="Normal"/>
    <w:next w:val="Normal"/>
    <w:autoRedefine/>
    <w:uiPriority w:val="39"/>
    <w:semiHidden/>
    <w:unhideWhenUsed/>
    <w:rsid w:val="00E82914"/>
    <w:pPr>
      <w:ind w:left="1200"/>
    </w:pPr>
    <w:rPr>
      <w:rFonts w:cstheme="minorHAnsi"/>
      <w:sz w:val="20"/>
      <w:szCs w:val="20"/>
    </w:rPr>
  </w:style>
  <w:style w:type="paragraph" w:styleId="TOC7">
    <w:name w:val="toc 7"/>
    <w:basedOn w:val="Normal"/>
    <w:next w:val="Normal"/>
    <w:autoRedefine/>
    <w:uiPriority w:val="39"/>
    <w:semiHidden/>
    <w:unhideWhenUsed/>
    <w:rsid w:val="00E82914"/>
    <w:pPr>
      <w:ind w:left="1440"/>
    </w:pPr>
    <w:rPr>
      <w:rFonts w:cstheme="minorHAnsi"/>
      <w:sz w:val="20"/>
      <w:szCs w:val="20"/>
    </w:rPr>
  </w:style>
  <w:style w:type="paragraph" w:styleId="TOC8">
    <w:name w:val="toc 8"/>
    <w:basedOn w:val="Normal"/>
    <w:next w:val="Normal"/>
    <w:autoRedefine/>
    <w:uiPriority w:val="39"/>
    <w:semiHidden/>
    <w:unhideWhenUsed/>
    <w:rsid w:val="00E82914"/>
    <w:pPr>
      <w:ind w:left="1680"/>
    </w:pPr>
    <w:rPr>
      <w:rFonts w:cstheme="minorHAnsi"/>
      <w:sz w:val="20"/>
      <w:szCs w:val="20"/>
    </w:rPr>
  </w:style>
  <w:style w:type="paragraph" w:styleId="TOC9">
    <w:name w:val="toc 9"/>
    <w:basedOn w:val="Normal"/>
    <w:next w:val="Normal"/>
    <w:autoRedefine/>
    <w:uiPriority w:val="39"/>
    <w:semiHidden/>
    <w:unhideWhenUsed/>
    <w:rsid w:val="00E82914"/>
    <w:pPr>
      <w:ind w:left="1920"/>
    </w:pPr>
    <w:rPr>
      <w:rFonts w:cstheme="minorHAnsi"/>
      <w:sz w:val="20"/>
      <w:szCs w:val="20"/>
    </w:rPr>
  </w:style>
  <w:style w:type="character" w:customStyle="1" w:styleId="Heading3Char">
    <w:name w:val="Heading 3 Char"/>
    <w:basedOn w:val="DefaultParagraphFont"/>
    <w:link w:val="Heading3"/>
    <w:uiPriority w:val="9"/>
    <w:rsid w:val="00836CD1"/>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836CD1"/>
    <w:pPr>
      <w:tabs>
        <w:tab w:val="center" w:pos="4680"/>
        <w:tab w:val="right" w:pos="9360"/>
      </w:tabs>
    </w:pPr>
  </w:style>
  <w:style w:type="character" w:customStyle="1" w:styleId="HeaderChar">
    <w:name w:val="Header Char"/>
    <w:basedOn w:val="DefaultParagraphFont"/>
    <w:link w:val="Header"/>
    <w:uiPriority w:val="99"/>
    <w:rsid w:val="00836CD1"/>
  </w:style>
  <w:style w:type="paragraph" w:styleId="Footer">
    <w:name w:val="footer"/>
    <w:basedOn w:val="Normal"/>
    <w:link w:val="FooterChar"/>
    <w:uiPriority w:val="99"/>
    <w:unhideWhenUsed/>
    <w:rsid w:val="00836CD1"/>
    <w:pPr>
      <w:tabs>
        <w:tab w:val="center" w:pos="4680"/>
        <w:tab w:val="right" w:pos="9360"/>
      </w:tabs>
    </w:pPr>
  </w:style>
  <w:style w:type="character" w:customStyle="1" w:styleId="FooterChar">
    <w:name w:val="Footer Char"/>
    <w:basedOn w:val="DefaultParagraphFont"/>
    <w:link w:val="Footer"/>
    <w:uiPriority w:val="99"/>
    <w:rsid w:val="00836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897">
      <w:bodyDiv w:val="1"/>
      <w:marLeft w:val="0"/>
      <w:marRight w:val="0"/>
      <w:marTop w:val="0"/>
      <w:marBottom w:val="0"/>
      <w:divBdr>
        <w:top w:val="none" w:sz="0" w:space="0" w:color="auto"/>
        <w:left w:val="none" w:sz="0" w:space="0" w:color="auto"/>
        <w:bottom w:val="none" w:sz="0" w:space="0" w:color="auto"/>
        <w:right w:val="none" w:sz="0" w:space="0" w:color="auto"/>
      </w:divBdr>
    </w:div>
    <w:div w:id="10765254">
      <w:bodyDiv w:val="1"/>
      <w:marLeft w:val="0"/>
      <w:marRight w:val="0"/>
      <w:marTop w:val="0"/>
      <w:marBottom w:val="0"/>
      <w:divBdr>
        <w:top w:val="none" w:sz="0" w:space="0" w:color="auto"/>
        <w:left w:val="none" w:sz="0" w:space="0" w:color="auto"/>
        <w:bottom w:val="none" w:sz="0" w:space="0" w:color="auto"/>
        <w:right w:val="none" w:sz="0" w:space="0" w:color="auto"/>
      </w:divBdr>
    </w:div>
    <w:div w:id="97795998">
      <w:bodyDiv w:val="1"/>
      <w:marLeft w:val="0"/>
      <w:marRight w:val="0"/>
      <w:marTop w:val="0"/>
      <w:marBottom w:val="0"/>
      <w:divBdr>
        <w:top w:val="none" w:sz="0" w:space="0" w:color="auto"/>
        <w:left w:val="none" w:sz="0" w:space="0" w:color="auto"/>
        <w:bottom w:val="none" w:sz="0" w:space="0" w:color="auto"/>
        <w:right w:val="none" w:sz="0" w:space="0" w:color="auto"/>
      </w:divBdr>
    </w:div>
    <w:div w:id="135729650">
      <w:bodyDiv w:val="1"/>
      <w:marLeft w:val="0"/>
      <w:marRight w:val="0"/>
      <w:marTop w:val="0"/>
      <w:marBottom w:val="0"/>
      <w:divBdr>
        <w:top w:val="none" w:sz="0" w:space="0" w:color="auto"/>
        <w:left w:val="none" w:sz="0" w:space="0" w:color="auto"/>
        <w:bottom w:val="none" w:sz="0" w:space="0" w:color="auto"/>
        <w:right w:val="none" w:sz="0" w:space="0" w:color="auto"/>
      </w:divBdr>
    </w:div>
    <w:div w:id="137189061">
      <w:bodyDiv w:val="1"/>
      <w:marLeft w:val="0"/>
      <w:marRight w:val="0"/>
      <w:marTop w:val="0"/>
      <w:marBottom w:val="0"/>
      <w:divBdr>
        <w:top w:val="none" w:sz="0" w:space="0" w:color="auto"/>
        <w:left w:val="none" w:sz="0" w:space="0" w:color="auto"/>
        <w:bottom w:val="none" w:sz="0" w:space="0" w:color="auto"/>
        <w:right w:val="none" w:sz="0" w:space="0" w:color="auto"/>
      </w:divBdr>
    </w:div>
    <w:div w:id="137260685">
      <w:bodyDiv w:val="1"/>
      <w:marLeft w:val="0"/>
      <w:marRight w:val="0"/>
      <w:marTop w:val="0"/>
      <w:marBottom w:val="0"/>
      <w:divBdr>
        <w:top w:val="none" w:sz="0" w:space="0" w:color="auto"/>
        <w:left w:val="none" w:sz="0" w:space="0" w:color="auto"/>
        <w:bottom w:val="none" w:sz="0" w:space="0" w:color="auto"/>
        <w:right w:val="none" w:sz="0" w:space="0" w:color="auto"/>
      </w:divBdr>
    </w:div>
    <w:div w:id="138426864">
      <w:bodyDiv w:val="1"/>
      <w:marLeft w:val="0"/>
      <w:marRight w:val="0"/>
      <w:marTop w:val="0"/>
      <w:marBottom w:val="0"/>
      <w:divBdr>
        <w:top w:val="none" w:sz="0" w:space="0" w:color="auto"/>
        <w:left w:val="none" w:sz="0" w:space="0" w:color="auto"/>
        <w:bottom w:val="none" w:sz="0" w:space="0" w:color="auto"/>
        <w:right w:val="none" w:sz="0" w:space="0" w:color="auto"/>
      </w:divBdr>
    </w:div>
    <w:div w:id="147133400">
      <w:bodyDiv w:val="1"/>
      <w:marLeft w:val="0"/>
      <w:marRight w:val="0"/>
      <w:marTop w:val="0"/>
      <w:marBottom w:val="0"/>
      <w:divBdr>
        <w:top w:val="none" w:sz="0" w:space="0" w:color="auto"/>
        <w:left w:val="none" w:sz="0" w:space="0" w:color="auto"/>
        <w:bottom w:val="none" w:sz="0" w:space="0" w:color="auto"/>
        <w:right w:val="none" w:sz="0" w:space="0" w:color="auto"/>
      </w:divBdr>
    </w:div>
    <w:div w:id="153573347">
      <w:bodyDiv w:val="1"/>
      <w:marLeft w:val="0"/>
      <w:marRight w:val="0"/>
      <w:marTop w:val="0"/>
      <w:marBottom w:val="0"/>
      <w:divBdr>
        <w:top w:val="none" w:sz="0" w:space="0" w:color="auto"/>
        <w:left w:val="none" w:sz="0" w:space="0" w:color="auto"/>
        <w:bottom w:val="none" w:sz="0" w:space="0" w:color="auto"/>
        <w:right w:val="none" w:sz="0" w:space="0" w:color="auto"/>
      </w:divBdr>
    </w:div>
    <w:div w:id="200631866">
      <w:bodyDiv w:val="1"/>
      <w:marLeft w:val="0"/>
      <w:marRight w:val="0"/>
      <w:marTop w:val="0"/>
      <w:marBottom w:val="0"/>
      <w:divBdr>
        <w:top w:val="none" w:sz="0" w:space="0" w:color="auto"/>
        <w:left w:val="none" w:sz="0" w:space="0" w:color="auto"/>
        <w:bottom w:val="none" w:sz="0" w:space="0" w:color="auto"/>
        <w:right w:val="none" w:sz="0" w:space="0" w:color="auto"/>
      </w:divBdr>
    </w:div>
    <w:div w:id="241792787">
      <w:bodyDiv w:val="1"/>
      <w:marLeft w:val="0"/>
      <w:marRight w:val="0"/>
      <w:marTop w:val="0"/>
      <w:marBottom w:val="0"/>
      <w:divBdr>
        <w:top w:val="none" w:sz="0" w:space="0" w:color="auto"/>
        <w:left w:val="none" w:sz="0" w:space="0" w:color="auto"/>
        <w:bottom w:val="none" w:sz="0" w:space="0" w:color="auto"/>
        <w:right w:val="none" w:sz="0" w:space="0" w:color="auto"/>
      </w:divBdr>
    </w:div>
    <w:div w:id="250554757">
      <w:bodyDiv w:val="1"/>
      <w:marLeft w:val="0"/>
      <w:marRight w:val="0"/>
      <w:marTop w:val="0"/>
      <w:marBottom w:val="0"/>
      <w:divBdr>
        <w:top w:val="none" w:sz="0" w:space="0" w:color="auto"/>
        <w:left w:val="none" w:sz="0" w:space="0" w:color="auto"/>
        <w:bottom w:val="none" w:sz="0" w:space="0" w:color="auto"/>
        <w:right w:val="none" w:sz="0" w:space="0" w:color="auto"/>
      </w:divBdr>
    </w:div>
    <w:div w:id="252132579">
      <w:bodyDiv w:val="1"/>
      <w:marLeft w:val="0"/>
      <w:marRight w:val="0"/>
      <w:marTop w:val="0"/>
      <w:marBottom w:val="0"/>
      <w:divBdr>
        <w:top w:val="none" w:sz="0" w:space="0" w:color="auto"/>
        <w:left w:val="none" w:sz="0" w:space="0" w:color="auto"/>
        <w:bottom w:val="none" w:sz="0" w:space="0" w:color="auto"/>
        <w:right w:val="none" w:sz="0" w:space="0" w:color="auto"/>
      </w:divBdr>
    </w:div>
    <w:div w:id="271976417">
      <w:bodyDiv w:val="1"/>
      <w:marLeft w:val="0"/>
      <w:marRight w:val="0"/>
      <w:marTop w:val="0"/>
      <w:marBottom w:val="0"/>
      <w:divBdr>
        <w:top w:val="none" w:sz="0" w:space="0" w:color="auto"/>
        <w:left w:val="none" w:sz="0" w:space="0" w:color="auto"/>
        <w:bottom w:val="none" w:sz="0" w:space="0" w:color="auto"/>
        <w:right w:val="none" w:sz="0" w:space="0" w:color="auto"/>
      </w:divBdr>
    </w:div>
    <w:div w:id="312569613">
      <w:bodyDiv w:val="1"/>
      <w:marLeft w:val="0"/>
      <w:marRight w:val="0"/>
      <w:marTop w:val="0"/>
      <w:marBottom w:val="0"/>
      <w:divBdr>
        <w:top w:val="none" w:sz="0" w:space="0" w:color="auto"/>
        <w:left w:val="none" w:sz="0" w:space="0" w:color="auto"/>
        <w:bottom w:val="none" w:sz="0" w:space="0" w:color="auto"/>
        <w:right w:val="none" w:sz="0" w:space="0" w:color="auto"/>
      </w:divBdr>
    </w:div>
    <w:div w:id="313534602">
      <w:bodyDiv w:val="1"/>
      <w:marLeft w:val="0"/>
      <w:marRight w:val="0"/>
      <w:marTop w:val="0"/>
      <w:marBottom w:val="0"/>
      <w:divBdr>
        <w:top w:val="none" w:sz="0" w:space="0" w:color="auto"/>
        <w:left w:val="none" w:sz="0" w:space="0" w:color="auto"/>
        <w:bottom w:val="none" w:sz="0" w:space="0" w:color="auto"/>
        <w:right w:val="none" w:sz="0" w:space="0" w:color="auto"/>
      </w:divBdr>
    </w:div>
    <w:div w:id="330569514">
      <w:bodyDiv w:val="1"/>
      <w:marLeft w:val="0"/>
      <w:marRight w:val="0"/>
      <w:marTop w:val="0"/>
      <w:marBottom w:val="0"/>
      <w:divBdr>
        <w:top w:val="none" w:sz="0" w:space="0" w:color="auto"/>
        <w:left w:val="none" w:sz="0" w:space="0" w:color="auto"/>
        <w:bottom w:val="none" w:sz="0" w:space="0" w:color="auto"/>
        <w:right w:val="none" w:sz="0" w:space="0" w:color="auto"/>
      </w:divBdr>
    </w:div>
    <w:div w:id="331030168">
      <w:bodyDiv w:val="1"/>
      <w:marLeft w:val="0"/>
      <w:marRight w:val="0"/>
      <w:marTop w:val="0"/>
      <w:marBottom w:val="0"/>
      <w:divBdr>
        <w:top w:val="none" w:sz="0" w:space="0" w:color="auto"/>
        <w:left w:val="none" w:sz="0" w:space="0" w:color="auto"/>
        <w:bottom w:val="none" w:sz="0" w:space="0" w:color="auto"/>
        <w:right w:val="none" w:sz="0" w:space="0" w:color="auto"/>
      </w:divBdr>
    </w:div>
    <w:div w:id="331839175">
      <w:bodyDiv w:val="1"/>
      <w:marLeft w:val="0"/>
      <w:marRight w:val="0"/>
      <w:marTop w:val="0"/>
      <w:marBottom w:val="0"/>
      <w:divBdr>
        <w:top w:val="none" w:sz="0" w:space="0" w:color="auto"/>
        <w:left w:val="none" w:sz="0" w:space="0" w:color="auto"/>
        <w:bottom w:val="none" w:sz="0" w:space="0" w:color="auto"/>
        <w:right w:val="none" w:sz="0" w:space="0" w:color="auto"/>
      </w:divBdr>
    </w:div>
    <w:div w:id="337971749">
      <w:bodyDiv w:val="1"/>
      <w:marLeft w:val="0"/>
      <w:marRight w:val="0"/>
      <w:marTop w:val="0"/>
      <w:marBottom w:val="0"/>
      <w:divBdr>
        <w:top w:val="none" w:sz="0" w:space="0" w:color="auto"/>
        <w:left w:val="none" w:sz="0" w:space="0" w:color="auto"/>
        <w:bottom w:val="none" w:sz="0" w:space="0" w:color="auto"/>
        <w:right w:val="none" w:sz="0" w:space="0" w:color="auto"/>
      </w:divBdr>
    </w:div>
    <w:div w:id="350231218">
      <w:bodyDiv w:val="1"/>
      <w:marLeft w:val="0"/>
      <w:marRight w:val="0"/>
      <w:marTop w:val="0"/>
      <w:marBottom w:val="0"/>
      <w:divBdr>
        <w:top w:val="none" w:sz="0" w:space="0" w:color="auto"/>
        <w:left w:val="none" w:sz="0" w:space="0" w:color="auto"/>
        <w:bottom w:val="none" w:sz="0" w:space="0" w:color="auto"/>
        <w:right w:val="none" w:sz="0" w:space="0" w:color="auto"/>
      </w:divBdr>
    </w:div>
    <w:div w:id="411050573">
      <w:bodyDiv w:val="1"/>
      <w:marLeft w:val="0"/>
      <w:marRight w:val="0"/>
      <w:marTop w:val="0"/>
      <w:marBottom w:val="0"/>
      <w:divBdr>
        <w:top w:val="none" w:sz="0" w:space="0" w:color="auto"/>
        <w:left w:val="none" w:sz="0" w:space="0" w:color="auto"/>
        <w:bottom w:val="none" w:sz="0" w:space="0" w:color="auto"/>
        <w:right w:val="none" w:sz="0" w:space="0" w:color="auto"/>
      </w:divBdr>
      <w:divsChild>
        <w:div w:id="2048022354">
          <w:marLeft w:val="0"/>
          <w:marRight w:val="0"/>
          <w:marTop w:val="0"/>
          <w:marBottom w:val="0"/>
          <w:divBdr>
            <w:top w:val="none" w:sz="0" w:space="0" w:color="auto"/>
            <w:left w:val="none" w:sz="0" w:space="0" w:color="auto"/>
            <w:bottom w:val="none" w:sz="0" w:space="0" w:color="auto"/>
            <w:right w:val="none" w:sz="0" w:space="0" w:color="auto"/>
          </w:divBdr>
          <w:divsChild>
            <w:div w:id="2094620899">
              <w:marLeft w:val="0"/>
              <w:marRight w:val="0"/>
              <w:marTop w:val="0"/>
              <w:marBottom w:val="0"/>
              <w:divBdr>
                <w:top w:val="none" w:sz="0" w:space="0" w:color="auto"/>
                <w:left w:val="none" w:sz="0" w:space="0" w:color="auto"/>
                <w:bottom w:val="none" w:sz="0" w:space="0" w:color="auto"/>
                <w:right w:val="none" w:sz="0" w:space="0" w:color="auto"/>
              </w:divBdr>
              <w:divsChild>
                <w:div w:id="9253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33152">
      <w:bodyDiv w:val="1"/>
      <w:marLeft w:val="0"/>
      <w:marRight w:val="0"/>
      <w:marTop w:val="0"/>
      <w:marBottom w:val="0"/>
      <w:divBdr>
        <w:top w:val="none" w:sz="0" w:space="0" w:color="auto"/>
        <w:left w:val="none" w:sz="0" w:space="0" w:color="auto"/>
        <w:bottom w:val="none" w:sz="0" w:space="0" w:color="auto"/>
        <w:right w:val="none" w:sz="0" w:space="0" w:color="auto"/>
      </w:divBdr>
    </w:div>
    <w:div w:id="510801200">
      <w:bodyDiv w:val="1"/>
      <w:marLeft w:val="0"/>
      <w:marRight w:val="0"/>
      <w:marTop w:val="0"/>
      <w:marBottom w:val="0"/>
      <w:divBdr>
        <w:top w:val="none" w:sz="0" w:space="0" w:color="auto"/>
        <w:left w:val="none" w:sz="0" w:space="0" w:color="auto"/>
        <w:bottom w:val="none" w:sz="0" w:space="0" w:color="auto"/>
        <w:right w:val="none" w:sz="0" w:space="0" w:color="auto"/>
      </w:divBdr>
    </w:div>
    <w:div w:id="558131046">
      <w:bodyDiv w:val="1"/>
      <w:marLeft w:val="0"/>
      <w:marRight w:val="0"/>
      <w:marTop w:val="0"/>
      <w:marBottom w:val="0"/>
      <w:divBdr>
        <w:top w:val="none" w:sz="0" w:space="0" w:color="auto"/>
        <w:left w:val="none" w:sz="0" w:space="0" w:color="auto"/>
        <w:bottom w:val="none" w:sz="0" w:space="0" w:color="auto"/>
        <w:right w:val="none" w:sz="0" w:space="0" w:color="auto"/>
      </w:divBdr>
    </w:div>
    <w:div w:id="562132884">
      <w:bodyDiv w:val="1"/>
      <w:marLeft w:val="0"/>
      <w:marRight w:val="0"/>
      <w:marTop w:val="0"/>
      <w:marBottom w:val="0"/>
      <w:divBdr>
        <w:top w:val="none" w:sz="0" w:space="0" w:color="auto"/>
        <w:left w:val="none" w:sz="0" w:space="0" w:color="auto"/>
        <w:bottom w:val="none" w:sz="0" w:space="0" w:color="auto"/>
        <w:right w:val="none" w:sz="0" w:space="0" w:color="auto"/>
      </w:divBdr>
    </w:div>
    <w:div w:id="611594141">
      <w:bodyDiv w:val="1"/>
      <w:marLeft w:val="0"/>
      <w:marRight w:val="0"/>
      <w:marTop w:val="0"/>
      <w:marBottom w:val="0"/>
      <w:divBdr>
        <w:top w:val="none" w:sz="0" w:space="0" w:color="auto"/>
        <w:left w:val="none" w:sz="0" w:space="0" w:color="auto"/>
        <w:bottom w:val="none" w:sz="0" w:space="0" w:color="auto"/>
        <w:right w:val="none" w:sz="0" w:space="0" w:color="auto"/>
      </w:divBdr>
    </w:div>
    <w:div w:id="620649227">
      <w:bodyDiv w:val="1"/>
      <w:marLeft w:val="0"/>
      <w:marRight w:val="0"/>
      <w:marTop w:val="0"/>
      <w:marBottom w:val="0"/>
      <w:divBdr>
        <w:top w:val="none" w:sz="0" w:space="0" w:color="auto"/>
        <w:left w:val="none" w:sz="0" w:space="0" w:color="auto"/>
        <w:bottom w:val="none" w:sz="0" w:space="0" w:color="auto"/>
        <w:right w:val="none" w:sz="0" w:space="0" w:color="auto"/>
      </w:divBdr>
    </w:div>
    <w:div w:id="623968532">
      <w:bodyDiv w:val="1"/>
      <w:marLeft w:val="0"/>
      <w:marRight w:val="0"/>
      <w:marTop w:val="0"/>
      <w:marBottom w:val="0"/>
      <w:divBdr>
        <w:top w:val="none" w:sz="0" w:space="0" w:color="auto"/>
        <w:left w:val="none" w:sz="0" w:space="0" w:color="auto"/>
        <w:bottom w:val="none" w:sz="0" w:space="0" w:color="auto"/>
        <w:right w:val="none" w:sz="0" w:space="0" w:color="auto"/>
      </w:divBdr>
    </w:div>
    <w:div w:id="634336525">
      <w:bodyDiv w:val="1"/>
      <w:marLeft w:val="0"/>
      <w:marRight w:val="0"/>
      <w:marTop w:val="0"/>
      <w:marBottom w:val="0"/>
      <w:divBdr>
        <w:top w:val="none" w:sz="0" w:space="0" w:color="auto"/>
        <w:left w:val="none" w:sz="0" w:space="0" w:color="auto"/>
        <w:bottom w:val="none" w:sz="0" w:space="0" w:color="auto"/>
        <w:right w:val="none" w:sz="0" w:space="0" w:color="auto"/>
      </w:divBdr>
    </w:div>
    <w:div w:id="643974193">
      <w:bodyDiv w:val="1"/>
      <w:marLeft w:val="0"/>
      <w:marRight w:val="0"/>
      <w:marTop w:val="0"/>
      <w:marBottom w:val="0"/>
      <w:divBdr>
        <w:top w:val="none" w:sz="0" w:space="0" w:color="auto"/>
        <w:left w:val="none" w:sz="0" w:space="0" w:color="auto"/>
        <w:bottom w:val="none" w:sz="0" w:space="0" w:color="auto"/>
        <w:right w:val="none" w:sz="0" w:space="0" w:color="auto"/>
      </w:divBdr>
    </w:div>
    <w:div w:id="657852756">
      <w:bodyDiv w:val="1"/>
      <w:marLeft w:val="0"/>
      <w:marRight w:val="0"/>
      <w:marTop w:val="0"/>
      <w:marBottom w:val="0"/>
      <w:divBdr>
        <w:top w:val="none" w:sz="0" w:space="0" w:color="auto"/>
        <w:left w:val="none" w:sz="0" w:space="0" w:color="auto"/>
        <w:bottom w:val="none" w:sz="0" w:space="0" w:color="auto"/>
        <w:right w:val="none" w:sz="0" w:space="0" w:color="auto"/>
      </w:divBdr>
    </w:div>
    <w:div w:id="681933154">
      <w:bodyDiv w:val="1"/>
      <w:marLeft w:val="0"/>
      <w:marRight w:val="0"/>
      <w:marTop w:val="0"/>
      <w:marBottom w:val="0"/>
      <w:divBdr>
        <w:top w:val="none" w:sz="0" w:space="0" w:color="auto"/>
        <w:left w:val="none" w:sz="0" w:space="0" w:color="auto"/>
        <w:bottom w:val="none" w:sz="0" w:space="0" w:color="auto"/>
        <w:right w:val="none" w:sz="0" w:space="0" w:color="auto"/>
      </w:divBdr>
    </w:div>
    <w:div w:id="701590567">
      <w:bodyDiv w:val="1"/>
      <w:marLeft w:val="0"/>
      <w:marRight w:val="0"/>
      <w:marTop w:val="0"/>
      <w:marBottom w:val="0"/>
      <w:divBdr>
        <w:top w:val="none" w:sz="0" w:space="0" w:color="auto"/>
        <w:left w:val="none" w:sz="0" w:space="0" w:color="auto"/>
        <w:bottom w:val="none" w:sz="0" w:space="0" w:color="auto"/>
        <w:right w:val="none" w:sz="0" w:space="0" w:color="auto"/>
      </w:divBdr>
    </w:div>
    <w:div w:id="709494270">
      <w:bodyDiv w:val="1"/>
      <w:marLeft w:val="0"/>
      <w:marRight w:val="0"/>
      <w:marTop w:val="0"/>
      <w:marBottom w:val="0"/>
      <w:divBdr>
        <w:top w:val="none" w:sz="0" w:space="0" w:color="auto"/>
        <w:left w:val="none" w:sz="0" w:space="0" w:color="auto"/>
        <w:bottom w:val="none" w:sz="0" w:space="0" w:color="auto"/>
        <w:right w:val="none" w:sz="0" w:space="0" w:color="auto"/>
      </w:divBdr>
    </w:div>
    <w:div w:id="752776921">
      <w:bodyDiv w:val="1"/>
      <w:marLeft w:val="0"/>
      <w:marRight w:val="0"/>
      <w:marTop w:val="0"/>
      <w:marBottom w:val="0"/>
      <w:divBdr>
        <w:top w:val="none" w:sz="0" w:space="0" w:color="auto"/>
        <w:left w:val="none" w:sz="0" w:space="0" w:color="auto"/>
        <w:bottom w:val="none" w:sz="0" w:space="0" w:color="auto"/>
        <w:right w:val="none" w:sz="0" w:space="0" w:color="auto"/>
      </w:divBdr>
    </w:div>
    <w:div w:id="756023714">
      <w:bodyDiv w:val="1"/>
      <w:marLeft w:val="0"/>
      <w:marRight w:val="0"/>
      <w:marTop w:val="0"/>
      <w:marBottom w:val="0"/>
      <w:divBdr>
        <w:top w:val="none" w:sz="0" w:space="0" w:color="auto"/>
        <w:left w:val="none" w:sz="0" w:space="0" w:color="auto"/>
        <w:bottom w:val="none" w:sz="0" w:space="0" w:color="auto"/>
        <w:right w:val="none" w:sz="0" w:space="0" w:color="auto"/>
      </w:divBdr>
    </w:div>
    <w:div w:id="766124171">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87161771">
      <w:bodyDiv w:val="1"/>
      <w:marLeft w:val="0"/>
      <w:marRight w:val="0"/>
      <w:marTop w:val="0"/>
      <w:marBottom w:val="0"/>
      <w:divBdr>
        <w:top w:val="none" w:sz="0" w:space="0" w:color="auto"/>
        <w:left w:val="none" w:sz="0" w:space="0" w:color="auto"/>
        <w:bottom w:val="none" w:sz="0" w:space="0" w:color="auto"/>
        <w:right w:val="none" w:sz="0" w:space="0" w:color="auto"/>
      </w:divBdr>
    </w:div>
    <w:div w:id="814878992">
      <w:bodyDiv w:val="1"/>
      <w:marLeft w:val="0"/>
      <w:marRight w:val="0"/>
      <w:marTop w:val="0"/>
      <w:marBottom w:val="0"/>
      <w:divBdr>
        <w:top w:val="none" w:sz="0" w:space="0" w:color="auto"/>
        <w:left w:val="none" w:sz="0" w:space="0" w:color="auto"/>
        <w:bottom w:val="none" w:sz="0" w:space="0" w:color="auto"/>
        <w:right w:val="none" w:sz="0" w:space="0" w:color="auto"/>
      </w:divBdr>
    </w:div>
    <w:div w:id="822893273">
      <w:bodyDiv w:val="1"/>
      <w:marLeft w:val="0"/>
      <w:marRight w:val="0"/>
      <w:marTop w:val="0"/>
      <w:marBottom w:val="0"/>
      <w:divBdr>
        <w:top w:val="none" w:sz="0" w:space="0" w:color="auto"/>
        <w:left w:val="none" w:sz="0" w:space="0" w:color="auto"/>
        <w:bottom w:val="none" w:sz="0" w:space="0" w:color="auto"/>
        <w:right w:val="none" w:sz="0" w:space="0" w:color="auto"/>
      </w:divBdr>
    </w:div>
    <w:div w:id="840704538">
      <w:bodyDiv w:val="1"/>
      <w:marLeft w:val="0"/>
      <w:marRight w:val="0"/>
      <w:marTop w:val="0"/>
      <w:marBottom w:val="0"/>
      <w:divBdr>
        <w:top w:val="none" w:sz="0" w:space="0" w:color="auto"/>
        <w:left w:val="none" w:sz="0" w:space="0" w:color="auto"/>
        <w:bottom w:val="none" w:sz="0" w:space="0" w:color="auto"/>
        <w:right w:val="none" w:sz="0" w:space="0" w:color="auto"/>
      </w:divBdr>
    </w:div>
    <w:div w:id="848450010">
      <w:bodyDiv w:val="1"/>
      <w:marLeft w:val="0"/>
      <w:marRight w:val="0"/>
      <w:marTop w:val="0"/>
      <w:marBottom w:val="0"/>
      <w:divBdr>
        <w:top w:val="none" w:sz="0" w:space="0" w:color="auto"/>
        <w:left w:val="none" w:sz="0" w:space="0" w:color="auto"/>
        <w:bottom w:val="none" w:sz="0" w:space="0" w:color="auto"/>
        <w:right w:val="none" w:sz="0" w:space="0" w:color="auto"/>
      </w:divBdr>
    </w:div>
    <w:div w:id="862211713">
      <w:bodyDiv w:val="1"/>
      <w:marLeft w:val="0"/>
      <w:marRight w:val="0"/>
      <w:marTop w:val="0"/>
      <w:marBottom w:val="0"/>
      <w:divBdr>
        <w:top w:val="none" w:sz="0" w:space="0" w:color="auto"/>
        <w:left w:val="none" w:sz="0" w:space="0" w:color="auto"/>
        <w:bottom w:val="none" w:sz="0" w:space="0" w:color="auto"/>
        <w:right w:val="none" w:sz="0" w:space="0" w:color="auto"/>
      </w:divBdr>
      <w:divsChild>
        <w:div w:id="1573464325">
          <w:marLeft w:val="0"/>
          <w:marRight w:val="0"/>
          <w:marTop w:val="0"/>
          <w:marBottom w:val="0"/>
          <w:divBdr>
            <w:top w:val="none" w:sz="0" w:space="0" w:color="auto"/>
            <w:left w:val="none" w:sz="0" w:space="0" w:color="auto"/>
            <w:bottom w:val="none" w:sz="0" w:space="0" w:color="auto"/>
            <w:right w:val="none" w:sz="0" w:space="0" w:color="auto"/>
          </w:divBdr>
          <w:divsChild>
            <w:div w:id="2032604104">
              <w:marLeft w:val="0"/>
              <w:marRight w:val="0"/>
              <w:marTop w:val="0"/>
              <w:marBottom w:val="0"/>
              <w:divBdr>
                <w:top w:val="none" w:sz="0" w:space="0" w:color="auto"/>
                <w:left w:val="none" w:sz="0" w:space="0" w:color="auto"/>
                <w:bottom w:val="none" w:sz="0" w:space="0" w:color="auto"/>
                <w:right w:val="none" w:sz="0" w:space="0" w:color="auto"/>
              </w:divBdr>
              <w:divsChild>
                <w:div w:id="74141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796160">
      <w:bodyDiv w:val="1"/>
      <w:marLeft w:val="0"/>
      <w:marRight w:val="0"/>
      <w:marTop w:val="0"/>
      <w:marBottom w:val="0"/>
      <w:divBdr>
        <w:top w:val="none" w:sz="0" w:space="0" w:color="auto"/>
        <w:left w:val="none" w:sz="0" w:space="0" w:color="auto"/>
        <w:bottom w:val="none" w:sz="0" w:space="0" w:color="auto"/>
        <w:right w:val="none" w:sz="0" w:space="0" w:color="auto"/>
      </w:divBdr>
    </w:div>
    <w:div w:id="907374444">
      <w:bodyDiv w:val="1"/>
      <w:marLeft w:val="0"/>
      <w:marRight w:val="0"/>
      <w:marTop w:val="0"/>
      <w:marBottom w:val="0"/>
      <w:divBdr>
        <w:top w:val="none" w:sz="0" w:space="0" w:color="auto"/>
        <w:left w:val="none" w:sz="0" w:space="0" w:color="auto"/>
        <w:bottom w:val="none" w:sz="0" w:space="0" w:color="auto"/>
        <w:right w:val="none" w:sz="0" w:space="0" w:color="auto"/>
      </w:divBdr>
    </w:div>
    <w:div w:id="911965084">
      <w:bodyDiv w:val="1"/>
      <w:marLeft w:val="0"/>
      <w:marRight w:val="0"/>
      <w:marTop w:val="0"/>
      <w:marBottom w:val="0"/>
      <w:divBdr>
        <w:top w:val="none" w:sz="0" w:space="0" w:color="auto"/>
        <w:left w:val="none" w:sz="0" w:space="0" w:color="auto"/>
        <w:bottom w:val="none" w:sz="0" w:space="0" w:color="auto"/>
        <w:right w:val="none" w:sz="0" w:space="0" w:color="auto"/>
      </w:divBdr>
    </w:div>
    <w:div w:id="919370888">
      <w:bodyDiv w:val="1"/>
      <w:marLeft w:val="0"/>
      <w:marRight w:val="0"/>
      <w:marTop w:val="0"/>
      <w:marBottom w:val="0"/>
      <w:divBdr>
        <w:top w:val="none" w:sz="0" w:space="0" w:color="auto"/>
        <w:left w:val="none" w:sz="0" w:space="0" w:color="auto"/>
        <w:bottom w:val="none" w:sz="0" w:space="0" w:color="auto"/>
        <w:right w:val="none" w:sz="0" w:space="0" w:color="auto"/>
      </w:divBdr>
    </w:div>
    <w:div w:id="926160454">
      <w:bodyDiv w:val="1"/>
      <w:marLeft w:val="0"/>
      <w:marRight w:val="0"/>
      <w:marTop w:val="0"/>
      <w:marBottom w:val="0"/>
      <w:divBdr>
        <w:top w:val="none" w:sz="0" w:space="0" w:color="auto"/>
        <w:left w:val="none" w:sz="0" w:space="0" w:color="auto"/>
        <w:bottom w:val="none" w:sz="0" w:space="0" w:color="auto"/>
        <w:right w:val="none" w:sz="0" w:space="0" w:color="auto"/>
      </w:divBdr>
    </w:div>
    <w:div w:id="941651207">
      <w:bodyDiv w:val="1"/>
      <w:marLeft w:val="0"/>
      <w:marRight w:val="0"/>
      <w:marTop w:val="0"/>
      <w:marBottom w:val="0"/>
      <w:divBdr>
        <w:top w:val="none" w:sz="0" w:space="0" w:color="auto"/>
        <w:left w:val="none" w:sz="0" w:space="0" w:color="auto"/>
        <w:bottom w:val="none" w:sz="0" w:space="0" w:color="auto"/>
        <w:right w:val="none" w:sz="0" w:space="0" w:color="auto"/>
      </w:divBdr>
    </w:div>
    <w:div w:id="966618551">
      <w:bodyDiv w:val="1"/>
      <w:marLeft w:val="0"/>
      <w:marRight w:val="0"/>
      <w:marTop w:val="0"/>
      <w:marBottom w:val="0"/>
      <w:divBdr>
        <w:top w:val="none" w:sz="0" w:space="0" w:color="auto"/>
        <w:left w:val="none" w:sz="0" w:space="0" w:color="auto"/>
        <w:bottom w:val="none" w:sz="0" w:space="0" w:color="auto"/>
        <w:right w:val="none" w:sz="0" w:space="0" w:color="auto"/>
      </w:divBdr>
    </w:div>
    <w:div w:id="1028720067">
      <w:bodyDiv w:val="1"/>
      <w:marLeft w:val="0"/>
      <w:marRight w:val="0"/>
      <w:marTop w:val="0"/>
      <w:marBottom w:val="0"/>
      <w:divBdr>
        <w:top w:val="none" w:sz="0" w:space="0" w:color="auto"/>
        <w:left w:val="none" w:sz="0" w:space="0" w:color="auto"/>
        <w:bottom w:val="none" w:sz="0" w:space="0" w:color="auto"/>
        <w:right w:val="none" w:sz="0" w:space="0" w:color="auto"/>
      </w:divBdr>
    </w:div>
    <w:div w:id="1039165305">
      <w:bodyDiv w:val="1"/>
      <w:marLeft w:val="0"/>
      <w:marRight w:val="0"/>
      <w:marTop w:val="0"/>
      <w:marBottom w:val="0"/>
      <w:divBdr>
        <w:top w:val="none" w:sz="0" w:space="0" w:color="auto"/>
        <w:left w:val="none" w:sz="0" w:space="0" w:color="auto"/>
        <w:bottom w:val="none" w:sz="0" w:space="0" w:color="auto"/>
        <w:right w:val="none" w:sz="0" w:space="0" w:color="auto"/>
      </w:divBdr>
    </w:div>
    <w:div w:id="1061563029">
      <w:bodyDiv w:val="1"/>
      <w:marLeft w:val="0"/>
      <w:marRight w:val="0"/>
      <w:marTop w:val="0"/>
      <w:marBottom w:val="0"/>
      <w:divBdr>
        <w:top w:val="none" w:sz="0" w:space="0" w:color="auto"/>
        <w:left w:val="none" w:sz="0" w:space="0" w:color="auto"/>
        <w:bottom w:val="none" w:sz="0" w:space="0" w:color="auto"/>
        <w:right w:val="none" w:sz="0" w:space="0" w:color="auto"/>
      </w:divBdr>
    </w:div>
    <w:div w:id="1068302418">
      <w:bodyDiv w:val="1"/>
      <w:marLeft w:val="0"/>
      <w:marRight w:val="0"/>
      <w:marTop w:val="0"/>
      <w:marBottom w:val="0"/>
      <w:divBdr>
        <w:top w:val="none" w:sz="0" w:space="0" w:color="auto"/>
        <w:left w:val="none" w:sz="0" w:space="0" w:color="auto"/>
        <w:bottom w:val="none" w:sz="0" w:space="0" w:color="auto"/>
        <w:right w:val="none" w:sz="0" w:space="0" w:color="auto"/>
      </w:divBdr>
    </w:div>
    <w:div w:id="1086459386">
      <w:bodyDiv w:val="1"/>
      <w:marLeft w:val="0"/>
      <w:marRight w:val="0"/>
      <w:marTop w:val="0"/>
      <w:marBottom w:val="0"/>
      <w:divBdr>
        <w:top w:val="none" w:sz="0" w:space="0" w:color="auto"/>
        <w:left w:val="none" w:sz="0" w:space="0" w:color="auto"/>
        <w:bottom w:val="none" w:sz="0" w:space="0" w:color="auto"/>
        <w:right w:val="none" w:sz="0" w:space="0" w:color="auto"/>
      </w:divBdr>
    </w:div>
    <w:div w:id="1124931055">
      <w:bodyDiv w:val="1"/>
      <w:marLeft w:val="0"/>
      <w:marRight w:val="0"/>
      <w:marTop w:val="0"/>
      <w:marBottom w:val="0"/>
      <w:divBdr>
        <w:top w:val="none" w:sz="0" w:space="0" w:color="auto"/>
        <w:left w:val="none" w:sz="0" w:space="0" w:color="auto"/>
        <w:bottom w:val="none" w:sz="0" w:space="0" w:color="auto"/>
        <w:right w:val="none" w:sz="0" w:space="0" w:color="auto"/>
      </w:divBdr>
    </w:div>
    <w:div w:id="1129399272">
      <w:bodyDiv w:val="1"/>
      <w:marLeft w:val="0"/>
      <w:marRight w:val="0"/>
      <w:marTop w:val="0"/>
      <w:marBottom w:val="0"/>
      <w:divBdr>
        <w:top w:val="none" w:sz="0" w:space="0" w:color="auto"/>
        <w:left w:val="none" w:sz="0" w:space="0" w:color="auto"/>
        <w:bottom w:val="none" w:sz="0" w:space="0" w:color="auto"/>
        <w:right w:val="none" w:sz="0" w:space="0" w:color="auto"/>
      </w:divBdr>
    </w:div>
    <w:div w:id="1200514967">
      <w:bodyDiv w:val="1"/>
      <w:marLeft w:val="0"/>
      <w:marRight w:val="0"/>
      <w:marTop w:val="0"/>
      <w:marBottom w:val="0"/>
      <w:divBdr>
        <w:top w:val="none" w:sz="0" w:space="0" w:color="auto"/>
        <w:left w:val="none" w:sz="0" w:space="0" w:color="auto"/>
        <w:bottom w:val="none" w:sz="0" w:space="0" w:color="auto"/>
        <w:right w:val="none" w:sz="0" w:space="0" w:color="auto"/>
      </w:divBdr>
    </w:div>
    <w:div w:id="1203900491">
      <w:bodyDiv w:val="1"/>
      <w:marLeft w:val="0"/>
      <w:marRight w:val="0"/>
      <w:marTop w:val="0"/>
      <w:marBottom w:val="0"/>
      <w:divBdr>
        <w:top w:val="none" w:sz="0" w:space="0" w:color="auto"/>
        <w:left w:val="none" w:sz="0" w:space="0" w:color="auto"/>
        <w:bottom w:val="none" w:sz="0" w:space="0" w:color="auto"/>
        <w:right w:val="none" w:sz="0" w:space="0" w:color="auto"/>
      </w:divBdr>
    </w:div>
    <w:div w:id="1224565235">
      <w:bodyDiv w:val="1"/>
      <w:marLeft w:val="0"/>
      <w:marRight w:val="0"/>
      <w:marTop w:val="0"/>
      <w:marBottom w:val="0"/>
      <w:divBdr>
        <w:top w:val="none" w:sz="0" w:space="0" w:color="auto"/>
        <w:left w:val="none" w:sz="0" w:space="0" w:color="auto"/>
        <w:bottom w:val="none" w:sz="0" w:space="0" w:color="auto"/>
        <w:right w:val="none" w:sz="0" w:space="0" w:color="auto"/>
      </w:divBdr>
    </w:div>
    <w:div w:id="1233656497">
      <w:bodyDiv w:val="1"/>
      <w:marLeft w:val="0"/>
      <w:marRight w:val="0"/>
      <w:marTop w:val="0"/>
      <w:marBottom w:val="0"/>
      <w:divBdr>
        <w:top w:val="none" w:sz="0" w:space="0" w:color="auto"/>
        <w:left w:val="none" w:sz="0" w:space="0" w:color="auto"/>
        <w:bottom w:val="none" w:sz="0" w:space="0" w:color="auto"/>
        <w:right w:val="none" w:sz="0" w:space="0" w:color="auto"/>
      </w:divBdr>
    </w:div>
    <w:div w:id="1237476248">
      <w:bodyDiv w:val="1"/>
      <w:marLeft w:val="0"/>
      <w:marRight w:val="0"/>
      <w:marTop w:val="0"/>
      <w:marBottom w:val="0"/>
      <w:divBdr>
        <w:top w:val="none" w:sz="0" w:space="0" w:color="auto"/>
        <w:left w:val="none" w:sz="0" w:space="0" w:color="auto"/>
        <w:bottom w:val="none" w:sz="0" w:space="0" w:color="auto"/>
        <w:right w:val="none" w:sz="0" w:space="0" w:color="auto"/>
      </w:divBdr>
    </w:div>
    <w:div w:id="1245531550">
      <w:bodyDiv w:val="1"/>
      <w:marLeft w:val="0"/>
      <w:marRight w:val="0"/>
      <w:marTop w:val="0"/>
      <w:marBottom w:val="0"/>
      <w:divBdr>
        <w:top w:val="none" w:sz="0" w:space="0" w:color="auto"/>
        <w:left w:val="none" w:sz="0" w:space="0" w:color="auto"/>
        <w:bottom w:val="none" w:sz="0" w:space="0" w:color="auto"/>
        <w:right w:val="none" w:sz="0" w:space="0" w:color="auto"/>
      </w:divBdr>
    </w:div>
    <w:div w:id="1270426589">
      <w:bodyDiv w:val="1"/>
      <w:marLeft w:val="0"/>
      <w:marRight w:val="0"/>
      <w:marTop w:val="0"/>
      <w:marBottom w:val="0"/>
      <w:divBdr>
        <w:top w:val="none" w:sz="0" w:space="0" w:color="auto"/>
        <w:left w:val="none" w:sz="0" w:space="0" w:color="auto"/>
        <w:bottom w:val="none" w:sz="0" w:space="0" w:color="auto"/>
        <w:right w:val="none" w:sz="0" w:space="0" w:color="auto"/>
      </w:divBdr>
    </w:div>
    <w:div w:id="1297177559">
      <w:bodyDiv w:val="1"/>
      <w:marLeft w:val="0"/>
      <w:marRight w:val="0"/>
      <w:marTop w:val="0"/>
      <w:marBottom w:val="0"/>
      <w:divBdr>
        <w:top w:val="none" w:sz="0" w:space="0" w:color="auto"/>
        <w:left w:val="none" w:sz="0" w:space="0" w:color="auto"/>
        <w:bottom w:val="none" w:sz="0" w:space="0" w:color="auto"/>
        <w:right w:val="none" w:sz="0" w:space="0" w:color="auto"/>
      </w:divBdr>
    </w:div>
    <w:div w:id="1300038057">
      <w:bodyDiv w:val="1"/>
      <w:marLeft w:val="0"/>
      <w:marRight w:val="0"/>
      <w:marTop w:val="0"/>
      <w:marBottom w:val="0"/>
      <w:divBdr>
        <w:top w:val="none" w:sz="0" w:space="0" w:color="auto"/>
        <w:left w:val="none" w:sz="0" w:space="0" w:color="auto"/>
        <w:bottom w:val="none" w:sz="0" w:space="0" w:color="auto"/>
        <w:right w:val="none" w:sz="0" w:space="0" w:color="auto"/>
      </w:divBdr>
    </w:div>
    <w:div w:id="1330332649">
      <w:bodyDiv w:val="1"/>
      <w:marLeft w:val="0"/>
      <w:marRight w:val="0"/>
      <w:marTop w:val="0"/>
      <w:marBottom w:val="0"/>
      <w:divBdr>
        <w:top w:val="none" w:sz="0" w:space="0" w:color="auto"/>
        <w:left w:val="none" w:sz="0" w:space="0" w:color="auto"/>
        <w:bottom w:val="none" w:sz="0" w:space="0" w:color="auto"/>
        <w:right w:val="none" w:sz="0" w:space="0" w:color="auto"/>
      </w:divBdr>
    </w:div>
    <w:div w:id="1334528682">
      <w:bodyDiv w:val="1"/>
      <w:marLeft w:val="0"/>
      <w:marRight w:val="0"/>
      <w:marTop w:val="0"/>
      <w:marBottom w:val="0"/>
      <w:divBdr>
        <w:top w:val="none" w:sz="0" w:space="0" w:color="auto"/>
        <w:left w:val="none" w:sz="0" w:space="0" w:color="auto"/>
        <w:bottom w:val="none" w:sz="0" w:space="0" w:color="auto"/>
        <w:right w:val="none" w:sz="0" w:space="0" w:color="auto"/>
      </w:divBdr>
    </w:div>
    <w:div w:id="1352336647">
      <w:bodyDiv w:val="1"/>
      <w:marLeft w:val="0"/>
      <w:marRight w:val="0"/>
      <w:marTop w:val="0"/>
      <w:marBottom w:val="0"/>
      <w:divBdr>
        <w:top w:val="none" w:sz="0" w:space="0" w:color="auto"/>
        <w:left w:val="none" w:sz="0" w:space="0" w:color="auto"/>
        <w:bottom w:val="none" w:sz="0" w:space="0" w:color="auto"/>
        <w:right w:val="none" w:sz="0" w:space="0" w:color="auto"/>
      </w:divBdr>
    </w:div>
    <w:div w:id="1353532998">
      <w:bodyDiv w:val="1"/>
      <w:marLeft w:val="0"/>
      <w:marRight w:val="0"/>
      <w:marTop w:val="0"/>
      <w:marBottom w:val="0"/>
      <w:divBdr>
        <w:top w:val="none" w:sz="0" w:space="0" w:color="auto"/>
        <w:left w:val="none" w:sz="0" w:space="0" w:color="auto"/>
        <w:bottom w:val="none" w:sz="0" w:space="0" w:color="auto"/>
        <w:right w:val="none" w:sz="0" w:space="0" w:color="auto"/>
      </w:divBdr>
    </w:div>
    <w:div w:id="1383014550">
      <w:bodyDiv w:val="1"/>
      <w:marLeft w:val="0"/>
      <w:marRight w:val="0"/>
      <w:marTop w:val="0"/>
      <w:marBottom w:val="0"/>
      <w:divBdr>
        <w:top w:val="none" w:sz="0" w:space="0" w:color="auto"/>
        <w:left w:val="none" w:sz="0" w:space="0" w:color="auto"/>
        <w:bottom w:val="none" w:sz="0" w:space="0" w:color="auto"/>
        <w:right w:val="none" w:sz="0" w:space="0" w:color="auto"/>
      </w:divBdr>
    </w:div>
    <w:div w:id="1391224449">
      <w:bodyDiv w:val="1"/>
      <w:marLeft w:val="0"/>
      <w:marRight w:val="0"/>
      <w:marTop w:val="0"/>
      <w:marBottom w:val="0"/>
      <w:divBdr>
        <w:top w:val="none" w:sz="0" w:space="0" w:color="auto"/>
        <w:left w:val="none" w:sz="0" w:space="0" w:color="auto"/>
        <w:bottom w:val="none" w:sz="0" w:space="0" w:color="auto"/>
        <w:right w:val="none" w:sz="0" w:space="0" w:color="auto"/>
      </w:divBdr>
    </w:div>
    <w:div w:id="1416635879">
      <w:bodyDiv w:val="1"/>
      <w:marLeft w:val="0"/>
      <w:marRight w:val="0"/>
      <w:marTop w:val="0"/>
      <w:marBottom w:val="0"/>
      <w:divBdr>
        <w:top w:val="none" w:sz="0" w:space="0" w:color="auto"/>
        <w:left w:val="none" w:sz="0" w:space="0" w:color="auto"/>
        <w:bottom w:val="none" w:sz="0" w:space="0" w:color="auto"/>
        <w:right w:val="none" w:sz="0" w:space="0" w:color="auto"/>
      </w:divBdr>
    </w:div>
    <w:div w:id="1426918892">
      <w:bodyDiv w:val="1"/>
      <w:marLeft w:val="0"/>
      <w:marRight w:val="0"/>
      <w:marTop w:val="0"/>
      <w:marBottom w:val="0"/>
      <w:divBdr>
        <w:top w:val="none" w:sz="0" w:space="0" w:color="auto"/>
        <w:left w:val="none" w:sz="0" w:space="0" w:color="auto"/>
        <w:bottom w:val="none" w:sz="0" w:space="0" w:color="auto"/>
        <w:right w:val="none" w:sz="0" w:space="0" w:color="auto"/>
      </w:divBdr>
    </w:div>
    <w:div w:id="1437410756">
      <w:bodyDiv w:val="1"/>
      <w:marLeft w:val="0"/>
      <w:marRight w:val="0"/>
      <w:marTop w:val="0"/>
      <w:marBottom w:val="0"/>
      <w:divBdr>
        <w:top w:val="none" w:sz="0" w:space="0" w:color="auto"/>
        <w:left w:val="none" w:sz="0" w:space="0" w:color="auto"/>
        <w:bottom w:val="none" w:sz="0" w:space="0" w:color="auto"/>
        <w:right w:val="none" w:sz="0" w:space="0" w:color="auto"/>
      </w:divBdr>
    </w:div>
    <w:div w:id="1496458499">
      <w:bodyDiv w:val="1"/>
      <w:marLeft w:val="0"/>
      <w:marRight w:val="0"/>
      <w:marTop w:val="0"/>
      <w:marBottom w:val="0"/>
      <w:divBdr>
        <w:top w:val="none" w:sz="0" w:space="0" w:color="auto"/>
        <w:left w:val="none" w:sz="0" w:space="0" w:color="auto"/>
        <w:bottom w:val="none" w:sz="0" w:space="0" w:color="auto"/>
        <w:right w:val="none" w:sz="0" w:space="0" w:color="auto"/>
      </w:divBdr>
    </w:div>
    <w:div w:id="1546718166">
      <w:bodyDiv w:val="1"/>
      <w:marLeft w:val="0"/>
      <w:marRight w:val="0"/>
      <w:marTop w:val="0"/>
      <w:marBottom w:val="0"/>
      <w:divBdr>
        <w:top w:val="none" w:sz="0" w:space="0" w:color="auto"/>
        <w:left w:val="none" w:sz="0" w:space="0" w:color="auto"/>
        <w:bottom w:val="none" w:sz="0" w:space="0" w:color="auto"/>
        <w:right w:val="none" w:sz="0" w:space="0" w:color="auto"/>
      </w:divBdr>
    </w:div>
    <w:div w:id="1608080667">
      <w:bodyDiv w:val="1"/>
      <w:marLeft w:val="0"/>
      <w:marRight w:val="0"/>
      <w:marTop w:val="0"/>
      <w:marBottom w:val="0"/>
      <w:divBdr>
        <w:top w:val="none" w:sz="0" w:space="0" w:color="auto"/>
        <w:left w:val="none" w:sz="0" w:space="0" w:color="auto"/>
        <w:bottom w:val="none" w:sz="0" w:space="0" w:color="auto"/>
        <w:right w:val="none" w:sz="0" w:space="0" w:color="auto"/>
      </w:divBdr>
    </w:div>
    <w:div w:id="1625043471">
      <w:bodyDiv w:val="1"/>
      <w:marLeft w:val="0"/>
      <w:marRight w:val="0"/>
      <w:marTop w:val="0"/>
      <w:marBottom w:val="0"/>
      <w:divBdr>
        <w:top w:val="none" w:sz="0" w:space="0" w:color="auto"/>
        <w:left w:val="none" w:sz="0" w:space="0" w:color="auto"/>
        <w:bottom w:val="none" w:sz="0" w:space="0" w:color="auto"/>
        <w:right w:val="none" w:sz="0" w:space="0" w:color="auto"/>
      </w:divBdr>
    </w:div>
    <w:div w:id="1628316208">
      <w:bodyDiv w:val="1"/>
      <w:marLeft w:val="0"/>
      <w:marRight w:val="0"/>
      <w:marTop w:val="0"/>
      <w:marBottom w:val="0"/>
      <w:divBdr>
        <w:top w:val="none" w:sz="0" w:space="0" w:color="auto"/>
        <w:left w:val="none" w:sz="0" w:space="0" w:color="auto"/>
        <w:bottom w:val="none" w:sz="0" w:space="0" w:color="auto"/>
        <w:right w:val="none" w:sz="0" w:space="0" w:color="auto"/>
      </w:divBdr>
    </w:div>
    <w:div w:id="1638487412">
      <w:bodyDiv w:val="1"/>
      <w:marLeft w:val="0"/>
      <w:marRight w:val="0"/>
      <w:marTop w:val="0"/>
      <w:marBottom w:val="0"/>
      <w:divBdr>
        <w:top w:val="none" w:sz="0" w:space="0" w:color="auto"/>
        <w:left w:val="none" w:sz="0" w:space="0" w:color="auto"/>
        <w:bottom w:val="none" w:sz="0" w:space="0" w:color="auto"/>
        <w:right w:val="none" w:sz="0" w:space="0" w:color="auto"/>
      </w:divBdr>
    </w:div>
    <w:div w:id="1646467027">
      <w:bodyDiv w:val="1"/>
      <w:marLeft w:val="0"/>
      <w:marRight w:val="0"/>
      <w:marTop w:val="0"/>
      <w:marBottom w:val="0"/>
      <w:divBdr>
        <w:top w:val="none" w:sz="0" w:space="0" w:color="auto"/>
        <w:left w:val="none" w:sz="0" w:space="0" w:color="auto"/>
        <w:bottom w:val="none" w:sz="0" w:space="0" w:color="auto"/>
        <w:right w:val="none" w:sz="0" w:space="0" w:color="auto"/>
      </w:divBdr>
    </w:div>
    <w:div w:id="1653487536">
      <w:bodyDiv w:val="1"/>
      <w:marLeft w:val="0"/>
      <w:marRight w:val="0"/>
      <w:marTop w:val="0"/>
      <w:marBottom w:val="0"/>
      <w:divBdr>
        <w:top w:val="none" w:sz="0" w:space="0" w:color="auto"/>
        <w:left w:val="none" w:sz="0" w:space="0" w:color="auto"/>
        <w:bottom w:val="none" w:sz="0" w:space="0" w:color="auto"/>
        <w:right w:val="none" w:sz="0" w:space="0" w:color="auto"/>
      </w:divBdr>
    </w:div>
    <w:div w:id="1721204316">
      <w:bodyDiv w:val="1"/>
      <w:marLeft w:val="0"/>
      <w:marRight w:val="0"/>
      <w:marTop w:val="0"/>
      <w:marBottom w:val="0"/>
      <w:divBdr>
        <w:top w:val="none" w:sz="0" w:space="0" w:color="auto"/>
        <w:left w:val="none" w:sz="0" w:space="0" w:color="auto"/>
        <w:bottom w:val="none" w:sz="0" w:space="0" w:color="auto"/>
        <w:right w:val="none" w:sz="0" w:space="0" w:color="auto"/>
      </w:divBdr>
      <w:divsChild>
        <w:div w:id="1956016282">
          <w:marLeft w:val="0"/>
          <w:marRight w:val="0"/>
          <w:marTop w:val="0"/>
          <w:marBottom w:val="0"/>
          <w:divBdr>
            <w:top w:val="none" w:sz="0" w:space="0" w:color="auto"/>
            <w:left w:val="none" w:sz="0" w:space="0" w:color="auto"/>
            <w:bottom w:val="none" w:sz="0" w:space="0" w:color="auto"/>
            <w:right w:val="none" w:sz="0" w:space="0" w:color="auto"/>
          </w:divBdr>
          <w:divsChild>
            <w:div w:id="100957136">
              <w:marLeft w:val="0"/>
              <w:marRight w:val="0"/>
              <w:marTop w:val="0"/>
              <w:marBottom w:val="0"/>
              <w:divBdr>
                <w:top w:val="none" w:sz="0" w:space="0" w:color="auto"/>
                <w:left w:val="none" w:sz="0" w:space="0" w:color="auto"/>
                <w:bottom w:val="none" w:sz="0" w:space="0" w:color="auto"/>
                <w:right w:val="none" w:sz="0" w:space="0" w:color="auto"/>
              </w:divBdr>
              <w:divsChild>
                <w:div w:id="166700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759547">
      <w:bodyDiv w:val="1"/>
      <w:marLeft w:val="0"/>
      <w:marRight w:val="0"/>
      <w:marTop w:val="0"/>
      <w:marBottom w:val="0"/>
      <w:divBdr>
        <w:top w:val="none" w:sz="0" w:space="0" w:color="auto"/>
        <w:left w:val="none" w:sz="0" w:space="0" w:color="auto"/>
        <w:bottom w:val="none" w:sz="0" w:space="0" w:color="auto"/>
        <w:right w:val="none" w:sz="0" w:space="0" w:color="auto"/>
      </w:divBdr>
    </w:div>
    <w:div w:id="1736850340">
      <w:bodyDiv w:val="1"/>
      <w:marLeft w:val="0"/>
      <w:marRight w:val="0"/>
      <w:marTop w:val="0"/>
      <w:marBottom w:val="0"/>
      <w:divBdr>
        <w:top w:val="none" w:sz="0" w:space="0" w:color="auto"/>
        <w:left w:val="none" w:sz="0" w:space="0" w:color="auto"/>
        <w:bottom w:val="none" w:sz="0" w:space="0" w:color="auto"/>
        <w:right w:val="none" w:sz="0" w:space="0" w:color="auto"/>
      </w:divBdr>
    </w:div>
    <w:div w:id="1765104877">
      <w:bodyDiv w:val="1"/>
      <w:marLeft w:val="0"/>
      <w:marRight w:val="0"/>
      <w:marTop w:val="0"/>
      <w:marBottom w:val="0"/>
      <w:divBdr>
        <w:top w:val="none" w:sz="0" w:space="0" w:color="auto"/>
        <w:left w:val="none" w:sz="0" w:space="0" w:color="auto"/>
        <w:bottom w:val="none" w:sz="0" w:space="0" w:color="auto"/>
        <w:right w:val="none" w:sz="0" w:space="0" w:color="auto"/>
      </w:divBdr>
      <w:divsChild>
        <w:div w:id="380449418">
          <w:marLeft w:val="0"/>
          <w:marRight w:val="0"/>
          <w:marTop w:val="0"/>
          <w:marBottom w:val="0"/>
          <w:divBdr>
            <w:top w:val="none" w:sz="0" w:space="0" w:color="auto"/>
            <w:left w:val="none" w:sz="0" w:space="0" w:color="auto"/>
            <w:bottom w:val="none" w:sz="0" w:space="0" w:color="auto"/>
            <w:right w:val="none" w:sz="0" w:space="0" w:color="auto"/>
          </w:divBdr>
          <w:divsChild>
            <w:div w:id="1215656178">
              <w:marLeft w:val="0"/>
              <w:marRight w:val="0"/>
              <w:marTop w:val="0"/>
              <w:marBottom w:val="0"/>
              <w:divBdr>
                <w:top w:val="none" w:sz="0" w:space="0" w:color="auto"/>
                <w:left w:val="none" w:sz="0" w:space="0" w:color="auto"/>
                <w:bottom w:val="none" w:sz="0" w:space="0" w:color="auto"/>
                <w:right w:val="none" w:sz="0" w:space="0" w:color="auto"/>
              </w:divBdr>
              <w:divsChild>
                <w:div w:id="114623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84951">
      <w:bodyDiv w:val="1"/>
      <w:marLeft w:val="0"/>
      <w:marRight w:val="0"/>
      <w:marTop w:val="0"/>
      <w:marBottom w:val="0"/>
      <w:divBdr>
        <w:top w:val="none" w:sz="0" w:space="0" w:color="auto"/>
        <w:left w:val="none" w:sz="0" w:space="0" w:color="auto"/>
        <w:bottom w:val="none" w:sz="0" w:space="0" w:color="auto"/>
        <w:right w:val="none" w:sz="0" w:space="0" w:color="auto"/>
      </w:divBdr>
      <w:divsChild>
        <w:div w:id="465977304">
          <w:marLeft w:val="0"/>
          <w:marRight w:val="0"/>
          <w:marTop w:val="0"/>
          <w:marBottom w:val="0"/>
          <w:divBdr>
            <w:top w:val="none" w:sz="0" w:space="0" w:color="auto"/>
            <w:left w:val="none" w:sz="0" w:space="0" w:color="auto"/>
            <w:bottom w:val="none" w:sz="0" w:space="0" w:color="auto"/>
            <w:right w:val="none" w:sz="0" w:space="0" w:color="auto"/>
          </w:divBdr>
          <w:divsChild>
            <w:div w:id="1363438347">
              <w:marLeft w:val="0"/>
              <w:marRight w:val="0"/>
              <w:marTop w:val="0"/>
              <w:marBottom w:val="0"/>
              <w:divBdr>
                <w:top w:val="none" w:sz="0" w:space="0" w:color="auto"/>
                <w:left w:val="none" w:sz="0" w:space="0" w:color="auto"/>
                <w:bottom w:val="none" w:sz="0" w:space="0" w:color="auto"/>
                <w:right w:val="none" w:sz="0" w:space="0" w:color="auto"/>
              </w:divBdr>
              <w:divsChild>
                <w:div w:id="118563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789105">
      <w:bodyDiv w:val="1"/>
      <w:marLeft w:val="0"/>
      <w:marRight w:val="0"/>
      <w:marTop w:val="0"/>
      <w:marBottom w:val="0"/>
      <w:divBdr>
        <w:top w:val="none" w:sz="0" w:space="0" w:color="auto"/>
        <w:left w:val="none" w:sz="0" w:space="0" w:color="auto"/>
        <w:bottom w:val="none" w:sz="0" w:space="0" w:color="auto"/>
        <w:right w:val="none" w:sz="0" w:space="0" w:color="auto"/>
      </w:divBdr>
    </w:div>
    <w:div w:id="1782645141">
      <w:bodyDiv w:val="1"/>
      <w:marLeft w:val="0"/>
      <w:marRight w:val="0"/>
      <w:marTop w:val="0"/>
      <w:marBottom w:val="0"/>
      <w:divBdr>
        <w:top w:val="none" w:sz="0" w:space="0" w:color="auto"/>
        <w:left w:val="none" w:sz="0" w:space="0" w:color="auto"/>
        <w:bottom w:val="none" w:sz="0" w:space="0" w:color="auto"/>
        <w:right w:val="none" w:sz="0" w:space="0" w:color="auto"/>
      </w:divBdr>
    </w:div>
    <w:div w:id="1783645887">
      <w:bodyDiv w:val="1"/>
      <w:marLeft w:val="0"/>
      <w:marRight w:val="0"/>
      <w:marTop w:val="0"/>
      <w:marBottom w:val="0"/>
      <w:divBdr>
        <w:top w:val="none" w:sz="0" w:space="0" w:color="auto"/>
        <w:left w:val="none" w:sz="0" w:space="0" w:color="auto"/>
        <w:bottom w:val="none" w:sz="0" w:space="0" w:color="auto"/>
        <w:right w:val="none" w:sz="0" w:space="0" w:color="auto"/>
      </w:divBdr>
    </w:div>
    <w:div w:id="1795294959">
      <w:bodyDiv w:val="1"/>
      <w:marLeft w:val="0"/>
      <w:marRight w:val="0"/>
      <w:marTop w:val="0"/>
      <w:marBottom w:val="0"/>
      <w:divBdr>
        <w:top w:val="none" w:sz="0" w:space="0" w:color="auto"/>
        <w:left w:val="none" w:sz="0" w:space="0" w:color="auto"/>
        <w:bottom w:val="none" w:sz="0" w:space="0" w:color="auto"/>
        <w:right w:val="none" w:sz="0" w:space="0" w:color="auto"/>
      </w:divBdr>
      <w:divsChild>
        <w:div w:id="1918320243">
          <w:marLeft w:val="0"/>
          <w:marRight w:val="0"/>
          <w:marTop w:val="0"/>
          <w:marBottom w:val="0"/>
          <w:divBdr>
            <w:top w:val="none" w:sz="0" w:space="0" w:color="auto"/>
            <w:left w:val="none" w:sz="0" w:space="0" w:color="auto"/>
            <w:bottom w:val="none" w:sz="0" w:space="0" w:color="auto"/>
            <w:right w:val="none" w:sz="0" w:space="0" w:color="auto"/>
          </w:divBdr>
          <w:divsChild>
            <w:div w:id="1267888079">
              <w:marLeft w:val="0"/>
              <w:marRight w:val="0"/>
              <w:marTop w:val="0"/>
              <w:marBottom w:val="0"/>
              <w:divBdr>
                <w:top w:val="none" w:sz="0" w:space="0" w:color="auto"/>
                <w:left w:val="none" w:sz="0" w:space="0" w:color="auto"/>
                <w:bottom w:val="none" w:sz="0" w:space="0" w:color="auto"/>
                <w:right w:val="none" w:sz="0" w:space="0" w:color="auto"/>
              </w:divBdr>
              <w:divsChild>
                <w:div w:id="18910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259639">
      <w:bodyDiv w:val="1"/>
      <w:marLeft w:val="0"/>
      <w:marRight w:val="0"/>
      <w:marTop w:val="0"/>
      <w:marBottom w:val="0"/>
      <w:divBdr>
        <w:top w:val="none" w:sz="0" w:space="0" w:color="auto"/>
        <w:left w:val="none" w:sz="0" w:space="0" w:color="auto"/>
        <w:bottom w:val="none" w:sz="0" w:space="0" w:color="auto"/>
        <w:right w:val="none" w:sz="0" w:space="0" w:color="auto"/>
      </w:divBdr>
    </w:div>
    <w:div w:id="1813523236">
      <w:bodyDiv w:val="1"/>
      <w:marLeft w:val="0"/>
      <w:marRight w:val="0"/>
      <w:marTop w:val="0"/>
      <w:marBottom w:val="0"/>
      <w:divBdr>
        <w:top w:val="none" w:sz="0" w:space="0" w:color="auto"/>
        <w:left w:val="none" w:sz="0" w:space="0" w:color="auto"/>
        <w:bottom w:val="none" w:sz="0" w:space="0" w:color="auto"/>
        <w:right w:val="none" w:sz="0" w:space="0" w:color="auto"/>
      </w:divBdr>
    </w:div>
    <w:div w:id="1816096930">
      <w:bodyDiv w:val="1"/>
      <w:marLeft w:val="0"/>
      <w:marRight w:val="0"/>
      <w:marTop w:val="0"/>
      <w:marBottom w:val="0"/>
      <w:divBdr>
        <w:top w:val="none" w:sz="0" w:space="0" w:color="auto"/>
        <w:left w:val="none" w:sz="0" w:space="0" w:color="auto"/>
        <w:bottom w:val="none" w:sz="0" w:space="0" w:color="auto"/>
        <w:right w:val="none" w:sz="0" w:space="0" w:color="auto"/>
      </w:divBdr>
    </w:div>
    <w:div w:id="1820657514">
      <w:bodyDiv w:val="1"/>
      <w:marLeft w:val="0"/>
      <w:marRight w:val="0"/>
      <w:marTop w:val="0"/>
      <w:marBottom w:val="0"/>
      <w:divBdr>
        <w:top w:val="none" w:sz="0" w:space="0" w:color="auto"/>
        <w:left w:val="none" w:sz="0" w:space="0" w:color="auto"/>
        <w:bottom w:val="none" w:sz="0" w:space="0" w:color="auto"/>
        <w:right w:val="none" w:sz="0" w:space="0" w:color="auto"/>
      </w:divBdr>
    </w:div>
    <w:div w:id="1834101962">
      <w:bodyDiv w:val="1"/>
      <w:marLeft w:val="0"/>
      <w:marRight w:val="0"/>
      <w:marTop w:val="0"/>
      <w:marBottom w:val="0"/>
      <w:divBdr>
        <w:top w:val="none" w:sz="0" w:space="0" w:color="auto"/>
        <w:left w:val="none" w:sz="0" w:space="0" w:color="auto"/>
        <w:bottom w:val="none" w:sz="0" w:space="0" w:color="auto"/>
        <w:right w:val="none" w:sz="0" w:space="0" w:color="auto"/>
      </w:divBdr>
    </w:div>
    <w:div w:id="1837258675">
      <w:bodyDiv w:val="1"/>
      <w:marLeft w:val="0"/>
      <w:marRight w:val="0"/>
      <w:marTop w:val="0"/>
      <w:marBottom w:val="0"/>
      <w:divBdr>
        <w:top w:val="none" w:sz="0" w:space="0" w:color="auto"/>
        <w:left w:val="none" w:sz="0" w:space="0" w:color="auto"/>
        <w:bottom w:val="none" w:sz="0" w:space="0" w:color="auto"/>
        <w:right w:val="none" w:sz="0" w:space="0" w:color="auto"/>
      </w:divBdr>
    </w:div>
    <w:div w:id="1870800340">
      <w:bodyDiv w:val="1"/>
      <w:marLeft w:val="0"/>
      <w:marRight w:val="0"/>
      <w:marTop w:val="0"/>
      <w:marBottom w:val="0"/>
      <w:divBdr>
        <w:top w:val="none" w:sz="0" w:space="0" w:color="auto"/>
        <w:left w:val="none" w:sz="0" w:space="0" w:color="auto"/>
        <w:bottom w:val="none" w:sz="0" w:space="0" w:color="auto"/>
        <w:right w:val="none" w:sz="0" w:space="0" w:color="auto"/>
      </w:divBdr>
    </w:div>
    <w:div w:id="1908026360">
      <w:bodyDiv w:val="1"/>
      <w:marLeft w:val="0"/>
      <w:marRight w:val="0"/>
      <w:marTop w:val="0"/>
      <w:marBottom w:val="0"/>
      <w:divBdr>
        <w:top w:val="none" w:sz="0" w:space="0" w:color="auto"/>
        <w:left w:val="none" w:sz="0" w:space="0" w:color="auto"/>
        <w:bottom w:val="none" w:sz="0" w:space="0" w:color="auto"/>
        <w:right w:val="none" w:sz="0" w:space="0" w:color="auto"/>
      </w:divBdr>
    </w:div>
    <w:div w:id="1930893172">
      <w:bodyDiv w:val="1"/>
      <w:marLeft w:val="0"/>
      <w:marRight w:val="0"/>
      <w:marTop w:val="0"/>
      <w:marBottom w:val="0"/>
      <w:divBdr>
        <w:top w:val="none" w:sz="0" w:space="0" w:color="auto"/>
        <w:left w:val="none" w:sz="0" w:space="0" w:color="auto"/>
        <w:bottom w:val="none" w:sz="0" w:space="0" w:color="auto"/>
        <w:right w:val="none" w:sz="0" w:space="0" w:color="auto"/>
      </w:divBdr>
    </w:div>
    <w:div w:id="1936598422">
      <w:bodyDiv w:val="1"/>
      <w:marLeft w:val="0"/>
      <w:marRight w:val="0"/>
      <w:marTop w:val="0"/>
      <w:marBottom w:val="0"/>
      <w:divBdr>
        <w:top w:val="none" w:sz="0" w:space="0" w:color="auto"/>
        <w:left w:val="none" w:sz="0" w:space="0" w:color="auto"/>
        <w:bottom w:val="none" w:sz="0" w:space="0" w:color="auto"/>
        <w:right w:val="none" w:sz="0" w:space="0" w:color="auto"/>
      </w:divBdr>
    </w:div>
    <w:div w:id="1941330378">
      <w:bodyDiv w:val="1"/>
      <w:marLeft w:val="0"/>
      <w:marRight w:val="0"/>
      <w:marTop w:val="0"/>
      <w:marBottom w:val="0"/>
      <w:divBdr>
        <w:top w:val="none" w:sz="0" w:space="0" w:color="auto"/>
        <w:left w:val="none" w:sz="0" w:space="0" w:color="auto"/>
        <w:bottom w:val="none" w:sz="0" w:space="0" w:color="auto"/>
        <w:right w:val="none" w:sz="0" w:space="0" w:color="auto"/>
      </w:divBdr>
      <w:divsChild>
        <w:div w:id="452746810">
          <w:marLeft w:val="0"/>
          <w:marRight w:val="0"/>
          <w:marTop w:val="0"/>
          <w:marBottom w:val="0"/>
          <w:divBdr>
            <w:top w:val="none" w:sz="0" w:space="0" w:color="auto"/>
            <w:left w:val="none" w:sz="0" w:space="0" w:color="auto"/>
            <w:bottom w:val="none" w:sz="0" w:space="0" w:color="auto"/>
            <w:right w:val="none" w:sz="0" w:space="0" w:color="auto"/>
          </w:divBdr>
          <w:divsChild>
            <w:div w:id="1643535367">
              <w:marLeft w:val="0"/>
              <w:marRight w:val="0"/>
              <w:marTop w:val="0"/>
              <w:marBottom w:val="0"/>
              <w:divBdr>
                <w:top w:val="none" w:sz="0" w:space="0" w:color="auto"/>
                <w:left w:val="none" w:sz="0" w:space="0" w:color="auto"/>
                <w:bottom w:val="none" w:sz="0" w:space="0" w:color="auto"/>
                <w:right w:val="none" w:sz="0" w:space="0" w:color="auto"/>
              </w:divBdr>
              <w:divsChild>
                <w:div w:id="3729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6637">
      <w:bodyDiv w:val="1"/>
      <w:marLeft w:val="0"/>
      <w:marRight w:val="0"/>
      <w:marTop w:val="0"/>
      <w:marBottom w:val="0"/>
      <w:divBdr>
        <w:top w:val="none" w:sz="0" w:space="0" w:color="auto"/>
        <w:left w:val="none" w:sz="0" w:space="0" w:color="auto"/>
        <w:bottom w:val="none" w:sz="0" w:space="0" w:color="auto"/>
        <w:right w:val="none" w:sz="0" w:space="0" w:color="auto"/>
      </w:divBdr>
    </w:div>
    <w:div w:id="2013137645">
      <w:bodyDiv w:val="1"/>
      <w:marLeft w:val="0"/>
      <w:marRight w:val="0"/>
      <w:marTop w:val="0"/>
      <w:marBottom w:val="0"/>
      <w:divBdr>
        <w:top w:val="none" w:sz="0" w:space="0" w:color="auto"/>
        <w:left w:val="none" w:sz="0" w:space="0" w:color="auto"/>
        <w:bottom w:val="none" w:sz="0" w:space="0" w:color="auto"/>
        <w:right w:val="none" w:sz="0" w:space="0" w:color="auto"/>
      </w:divBdr>
    </w:div>
    <w:div w:id="2044936491">
      <w:bodyDiv w:val="1"/>
      <w:marLeft w:val="0"/>
      <w:marRight w:val="0"/>
      <w:marTop w:val="0"/>
      <w:marBottom w:val="0"/>
      <w:divBdr>
        <w:top w:val="none" w:sz="0" w:space="0" w:color="auto"/>
        <w:left w:val="none" w:sz="0" w:space="0" w:color="auto"/>
        <w:bottom w:val="none" w:sz="0" w:space="0" w:color="auto"/>
        <w:right w:val="none" w:sz="0" w:space="0" w:color="auto"/>
      </w:divBdr>
    </w:div>
    <w:div w:id="2062316278">
      <w:bodyDiv w:val="1"/>
      <w:marLeft w:val="0"/>
      <w:marRight w:val="0"/>
      <w:marTop w:val="0"/>
      <w:marBottom w:val="0"/>
      <w:divBdr>
        <w:top w:val="none" w:sz="0" w:space="0" w:color="auto"/>
        <w:left w:val="none" w:sz="0" w:space="0" w:color="auto"/>
        <w:bottom w:val="none" w:sz="0" w:space="0" w:color="auto"/>
        <w:right w:val="none" w:sz="0" w:space="0" w:color="auto"/>
      </w:divBdr>
    </w:div>
    <w:div w:id="2072999172">
      <w:bodyDiv w:val="1"/>
      <w:marLeft w:val="0"/>
      <w:marRight w:val="0"/>
      <w:marTop w:val="0"/>
      <w:marBottom w:val="0"/>
      <w:divBdr>
        <w:top w:val="none" w:sz="0" w:space="0" w:color="auto"/>
        <w:left w:val="none" w:sz="0" w:space="0" w:color="auto"/>
        <w:bottom w:val="none" w:sz="0" w:space="0" w:color="auto"/>
        <w:right w:val="none" w:sz="0" w:space="0" w:color="auto"/>
      </w:divBdr>
    </w:div>
    <w:div w:id="212376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tudylib.net/doc/18609162/the-rise-of-pdf-malware"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user-images.githubusercontent.com/31785433/78263800-b2e5a400-7502-11ea-9c8e-5529a89f8bef.png"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itel.com/en-ca/support/security-advisories/mitel-product-security-advisory-22-0002" TargetMode="External"/><Relationship Id="rId22" Type="http://schemas.openxmlformats.org/officeDocument/2006/relationships/image" Target="media/image9.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F96D050A-E06B-40FB-8B35-3AE3B1319D07}"/>
      </w:docPartPr>
      <w:docPartBody>
        <w:p w:rsidR="00411FC5" w:rsidRDefault="00411FC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Roboto">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11FC5"/>
    <w:rsid w:val="00411FC5"/>
    <w:rsid w:val="00A3289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D2B6D34A76B740B518D7AFA257F698" ma:contentTypeVersion="8" ma:contentTypeDescription="Crée un document." ma:contentTypeScope="" ma:versionID="a56d5530f54ac780f721bd59b1df73c5">
  <xsd:schema xmlns:xsd="http://www.w3.org/2001/XMLSchema" xmlns:xs="http://www.w3.org/2001/XMLSchema" xmlns:p="http://schemas.microsoft.com/office/2006/metadata/properties" xmlns:ns2="3c29ce99-08e2-4fdd-b1d4-7cddb9c3067d" targetNamespace="http://schemas.microsoft.com/office/2006/metadata/properties" ma:root="true" ma:fieldsID="c6fbdadd28529b4de7963376946bab2f" ns2:_="">
    <xsd:import namespace="3c29ce99-08e2-4fdd-b1d4-7cddb9c3067d"/>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29ce99-08e2-4fdd-b1d4-7cddb9c306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94a43d38-6610-4186-890e-37907fc4e3f6"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She</b:Tag>
    <b:SourceType>JournalArticle</b:SourceType>
    <b:Guid>{5352D329-0AB6-314B-9666-A35EB6678220}</b:Guid>
    <b:Author>
      <b:Author>
        <b:NameList>
          <b:Person>
            <b:Last>Sherly Abraham</b:Last>
            <b:First>InduShobha</b:First>
            <b:Middle>Chengalur-Smith</b:Middle>
          </b:Person>
        </b:NameList>
      </b:Author>
    </b:Author>
    <b:Title>An overview of social engineering malware: Trends, tactics, and implications</b:Title>
    <b:JournalName>ScienceDirect</b:JournalName>
    <b:Month>August</b:Month>
    <b:Day>2010</b:Day>
    <b:RefOrder>1</b:RefOrder>
  </b:Source>
  <b:Source>
    <b:Tag>Kar10</b:Tag>
    <b:SourceType>DocumentFromInternetSite</b:SourceType>
    <b:Guid>{EE935EF4-BE5B-D848-A6F4-261D20D3210A}</b:Guid>
    <b:Title>studylib</b:Title>
    <b:Year>2010</b:Year>
    <b:Author>
      <b:Author>
        <b:NameList>
          <b:Person>
            <b:Last>Karthik Selvaraj</b:Last>
            <b:First>Nino</b:First>
            <b:Middle>Fred Gutierrez</b:Middle>
          </b:Person>
        </b:NameList>
      </b:Author>
    </b:Author>
    <b:InternetSiteTitle>the-rise-of-pdf-malware</b:InternetSiteTitle>
    <b:URL>https://studylib.net/doc/18609162/the-rise-of-pdf-malware</b:URL>
    <b:RefOrder>2</b:RefOrder>
  </b:Source>
  <b:Source>
    <b:Tag>KeL17</b:Tag>
    <b:SourceType>DocumentFromInternetSite</b:SourceType>
    <b:Guid>{63BB79AC-E15B-0D4F-B483-E1B861F2A4FA}</b:Guid>
    <b:Author>
      <b:Author>
        <b:NameList>
          <b:Person>
            <b:Last>Liu</b:Last>
            <b:First>Ke</b:First>
          </b:Person>
        </b:NameList>
      </b:Author>
    </b:Author>
    <b:Title>The-Attack-Surface-Of-PDF-And-Gain-100-CVEs-In-1-Year-wp.pdf</b:Title>
    <b:InternetSiteTitle>blackhat</b:InternetSiteTitle>
    <b:URL>https://www.blackhat.com/docs/asia-17/materials/asia-17-Liu-Dig-Into-The-Attack-Surface-Of-PDF-And-Gain-100-CVEs-In-1-Year-wp.pdf</b:URL>
    <b:Year>2017</b:Year>
    <b:RefOrder>3</b:RefOrder>
  </b:Source>
  <b:Source>
    <b:Tag>NNi18</b:Tag>
    <b:SourceType>Report</b:SourceType>
    <b:Guid>{AD87F8C2-E218-A34D-8B51-08D4CD669731}</b:Guid>
    <b:Author>
      <b:Author>
        <b:NameList>
          <b:Person>
            <b:Last>N. Nissim</b:Last>
            <b:First>Y.</b:First>
            <b:Middle>Lapidot, A. Cohen, and Y. Elovici</b:Middle>
          </b:Person>
        </b:NameList>
      </b:Author>
    </b:Author>
    <b:Title>Trusted system-calls analysis methodology aimed at detection of compromised virtual machines using sequential mining. Knowl.-Based Syst. 153, </b:Title>
    <b:Year>2018</b:Year>
    <b:RefOrder>5</b:RefOrder>
  </b:Source>
  <b:Source>
    <b:Tag>MEg12</b:Tag>
    <b:SourceType>Report</b:SourceType>
    <b:Guid>{AB24EF26-4D90-074D-9983-1ABD66C799EA}</b:Guid>
    <b:Author>
      <b:Author>
        <b:NameList>
          <b:Person>
            <b:Last>M. Egele</b:Last>
            <b:First>T.</b:First>
            <b:Middle>Scholte, E. Kirda, and C. Kruegel</b:Middle>
          </b:Person>
        </b:NameList>
      </b:Author>
    </b:Author>
    <b:Title>A survey on automated dynamic malware-analysis techniques and tools</b:Title>
    <b:Publisher>ACM Computing Surveys</b:Publisher>
    <b:Year>2012</b:Year>
    <b:RefOrder>6</b:RefOrder>
  </b:Source>
  <b:Source>
    <b:Tag>TBe99</b:Tag>
    <b:SourceType>Report</b:SourceType>
    <b:Guid>{C0718611-F17F-1742-8DFC-3BC453BF13B6}</b:Guid>
    <b:Author>
      <b:Author>
        <b:NameList>
          <b:Person>
            <b:Last>Bell</b:Last>
            <b:First>T.</b:First>
          </b:Person>
        </b:NameList>
      </b:Author>
    </b:Author>
    <b:Title>The concept of dynamic analysis</b:Title>
    <b:Publisher>ACM SIGSOFT Software Engineering Notes</b:Publisher>
    <b:Year>1999</b:Year>
    <b:RefOrder>7</b:RefOrder>
  </b:Source>
  <b:Source>
    <b:Tag>Sam23</b:Tag>
    <b:SourceType>InternetSite</b:SourceType>
    <b:Guid>{BC572877-1F6F-484D-9EFF-688DAA0EB913}</b:Guid>
    <b:Title>Antivirus Evasion Methods in Modern Operating Systems</b:Title>
    <b:InternetSiteTitle>MDPI</b:InternetSiteTitle>
    <b:URL>https://doi.org/10.3390/app13085083</b:URL>
    <b:Year>2023</b:Year>
    <b:Month>January</b:Month>
    <b:Day>2023</b:Day>
    <b:Author>
      <b:Author>
        <b:NameList>
          <b:Person>
            <b:Last>Samociuk</b:Last>
            <b:First>Dominik</b:First>
          </b:Person>
        </b:NameList>
      </b:Author>
    </b:Author>
    <b:JournalName>MDPI</b:JournalName>
    <b:RefOrder>4</b:RefOrder>
  </b:Source>
  <b:Source>
    <b:Tag>PLa11</b:Tag>
    <b:SourceType>ConferenceProceedings</b:SourceType>
    <b:Guid>{8881BB51-EF50-034A-AB0B-464A28C09DF5}</b:Guid>
    <b:Author>
      <b:Author>
        <b:NameList>
          <b:Person>
            <b:Last>Srndic</b:Last>
            <b:First>P.</b:First>
            <b:Middle>Laskov and N.</b:Middle>
          </b:Person>
        </b:NameList>
      </b:Author>
    </b:Author>
    <b:Title>Static detection of malicious javascript- bearing PDF documents</b:Title>
    <b:Year>2011</b:Year>
    <b:JournalName>27th Annual Computer Security Applications Conf.</b:JournalName>
    <b:ConferenceName>27th Annual Computer Security Appli- cations Conf.</b:ConferenceName>
    <b:RefOrder>8</b:RefOrder>
  </b:Source>
  <b:Source>
    <b:Tag>ICo14</b:Tag>
    <b:SourceType>ConferenceProceedings</b:SourceType>
    <b:Guid>{09072069-1CDB-A542-B8A3-688BC8CC4CCB}</b:Guid>
    <b:Author>
      <b:Author>
        <b:NameList>
          <b:Person>
            <b:Last>I. Corona</b:Last>
            <b:First>D.</b:First>
            <b:Middle>Maiorca, D. Ariu, G. Giacinto</b:Middle>
          </b:Person>
        </b:NameList>
      </b:Author>
    </b:Author>
    <b:Title>Lux0R: Detection of malicious PDF-embedded Javascript code through discrim- inant analysis of API references</b:Title>
    <b:Publisher>Workshop on Artificial Intell. and Sec., ser. AISec ’14.</b:Publisher>
    <b:City>New York</b:City>
    <b:Year>2014</b:Year>
    <b:RefOrder>9</b:RefOrder>
  </b:Source>
  <b:Source>
    <b:Tag>Pat22</b:Tag>
    <b:SourceType>InternetSite</b:SourceType>
    <b:Guid>{51913D67-3551-4B42-8B3A-A215FAB0E23E}</b:Guid>
    <b:Author>
      <b:Author>
        <b:NameList>
          <b:Person>
            <b:Last>Schläpfer</b:Last>
            <b:First>Patrick</b:First>
          </b:Person>
        </b:NameList>
      </b:Author>
    </b:Author>
    <b:InternetSiteTitle>https://threatresearch.com</b:InternetSiteTitle>
    <b:URL>https://threatresearch.ext.hp.com/pdf-malware-is-not-yet-dead/</b:URL>
    <b:Year>2022</b:Year>
    <b:Month>May</b:Month>
    <b:RefOrder>10</b:RefOrder>
  </b:Source>
  <b:Source>
    <b:Tag>DMa15</b:Tag>
    <b:SourceType>Report</b:SourceType>
    <b:Guid>{FDDC3696-3DEC-2A4F-832F-EBDA11B541E1}</b:Guid>
    <b:Author>
      <b:Author>
        <b:NameList>
          <b:Person>
            <b:Last>D. Maiorca</b:Last>
            <b:First>D.</b:First>
            <b:Middle>Ariu, I. Corona, and G. Giacinto</b:Middle>
          </b:Person>
        </b:NameList>
      </b:Author>
    </b:Author>
    <b:Title>A structural and content-based approach for a precise and robust detection of malicious PDF files</b:Title>
    <b:Year>2015</b:Year>
    <b:Publisher>1st Int’l Conf. Information Systems Security and Privacy</b:Publisher>
    <b:Pages>27-36</b:Pages>
    <b:RefOrder>11</b:RefOrder>
  </b:Source>
  <b:Source>
    <b:Tag>Rev22</b:Tag>
    <b:SourceType>InternetSite</b:SourceType>
    <b:Guid>{24E2CE92-AB0A-8944-A172-2AFAF3E7649B}</b:Guid>
    <b:Year>2022</b:Year>
    <b:Author>
      <b:Author>
        <b:NameList>
          <b:Person>
            <b:Last>Labs</b:Last>
            <b:First>Reversing</b:First>
          </b:Person>
        </b:NameList>
      </b:Author>
    </b:Author>
    <b:InternetSiteTitle>From the Labs: YARA Rule for Detecting GwisinLocker</b:InternetSiteTitle>
    <b:URL>https://www.reversinglabs.com/from-the-labs/yara-rule-for-detecting-gwisinlocker</b:URL>
    <b:Month>11</b:Month>
    <b:RefOrder>12</b:RefOrder>
  </b:Source>
  <b:Source>
    <b:Tag>Arc22</b:Tag>
    <b:SourceType>InternetSite</b:SourceType>
    <b:Guid>{753C4A3A-75F5-2741-99B4-05D2BC3ED746}</b:Guid>
    <b:Author>
      <b:Author>
        <b:NameList>
          <b:Person>
            <b:Last>Wolf</b:Last>
            <b:First>Arctic</b:First>
          </b:Person>
        </b:NameList>
      </b:Author>
    </b:Author>
    <b:Title>Chiseling In: Lorenz Ransomware Group Cracks MiVoice And Calls Back For Free</b:Title>
    <b:InternetSiteTitle>Chiseling In: Lorenz Ransomware Group Cracks MiVoice And Calls Back For Free</b:InternetSiteTitle>
    <b:URL>https://arcticwolf.com/resources/blog/lorenz-ransomware-chiseling-in/</b:URL>
    <b:Year>2022</b:Year>
    <b:Month>09</b:Month>
    <b:RefOrder>13</b:RefOrder>
  </b:Source>
  <b:Source>
    <b:Tag>Law22</b:Tag>
    <b:SourceType>InternetSite</b:SourceType>
    <b:Guid>{F539BBF7-CC20-4D44-B8FD-A3DE58101D81}</b:Guid>
    <b:Author>
      <b:Author>
        <b:NameList>
          <b:Person>
            <b:Last>Abrams</b:Last>
            <b:First>Lawrence</b:First>
          </b:Person>
        </b:NameList>
      </b:Author>
    </b:Author>
    <b:Title>Exploited Windows zero-day lets JavaScript files bypass security warnings</b:Title>
    <b:InternetSiteTitle>Bleeping Computer</b:InternetSiteTitle>
    <b:URL>https://www.bleepingcomputer.com/news/security/exploited-windows-zero-day-lets-javascript-files-bypass-security-warnings/</b:URL>
    <b:Year>2022</b:Year>
    <b:RefOrder>14</b:RefOrder>
  </b:Source>
  <b:Source>
    <b:Tag>Cla23</b:Tag>
    <b:SourceType>InternetSite</b:SourceType>
    <b:Guid>{DFD5285A-E7AA-2440-82E9-893C25AA51F8}</b:Guid>
    <b:Author>
      <b:Author>
        <b:Corporate>ClamAV</b:Corporate>
      </b:Author>
    </b:Author>
    <b:InternetSiteTitle>ClamAV</b:InternetSiteTitle>
    <b:URL>https://docs.clamav.net/Introduction.html</b:URL>
    <b:Year>2023</b:Year>
    <b:RefOrder>20</b:RefOrder>
  </b:Source>
  <b:Source>
    <b:Tag>Cla231</b:Tag>
    <b:SourceType>InternetSite</b:SourceType>
    <b:Guid>{863FCDC6-9C21-A34C-B82D-CB3A59A3923B}</b:Guid>
    <b:Author>
      <b:Author>
        <b:Corporate>ClamAV</b:Corporate>
      </b:Author>
    </b:Author>
    <b:InternetSiteTitle>ClamAV</b:InternetSiteTitle>
    <b:URL>https://docs.clamav.net/Introduction.html</b:URL>
    <b:Year>2023</b:Year>
    <b:RefOrder>15</b:RefOrder>
  </b:Source>
  <b:Source>
    <b:Tag>Dan23</b:Tag>
    <b:SourceType>InternetSite</b:SourceType>
    <b:Guid>{FB64582E-38A1-2D43-9ECF-358097E47345}</b:Guid>
    <b:Author>
      <b:Author>
        <b:NameList>
          <b:Person>
            <b:Last>Daniel Mendler</b:Last>
            <b:First>Jon</b:First>
            <b:Middle>Wood</b:Middle>
          </b:Person>
        </b:NameList>
      </b:Author>
    </b:Author>
    <b:URL>https://github.com/mimemagicrb/mimemagic#</b:URL>
    <b:Year>2023</b:Year>
    <b:RefOrder>17</b:RefOrder>
  </b:Source>
  <b:Source>
    <b:Tag>PyP23</b:Tag>
    <b:SourceType>InternetSite</b:SourceType>
    <b:Guid>{2789EDC7-54E3-DB4F-BD22-E5D8B680DCAD}</b:Guid>
    <b:Author>
      <b:Author>
        <b:NameList>
          <b:Person>
            <b:Last>PyPDF2</b:Last>
          </b:Person>
        </b:NameList>
      </b:Author>
    </b:Author>
    <b:Title>How pypdf parses PDF files</b:Title>
    <b:InternetSiteTitle>readthedocs.io</b:InternetSiteTitle>
    <b:URL>https://pypdf2.readthedocs.io/en/stable/dev/pypdf-parsing.html</b:URL>
    <b:Year>2023</b:Year>
    <b:RefOrder>16</b:RefOrder>
  </b:Source>
  <b:Source>
    <b:Tag>YAR23</b:Tag>
    <b:SourceType>InternetSite</b:SourceType>
    <b:Guid>{88E2A46A-1621-C142-80BC-295EB9041215}</b:Guid>
    <b:Author>
      <b:Author>
        <b:NameList>
          <b:Person>
            <b:Last>YARA</b:Last>
          </b:Person>
        </b:NameList>
      </b:Author>
    </b:Author>
    <b:InternetSiteTitle>https://yara.readthedocs.io/en/stable/ </b:InternetSiteTitle>
    <b:URL>https://yara.readthedocs.io/en/stable/ </b:URL>
    <b:Year>2023</b:Year>
    <b:RefOrder>18</b:RefOrder>
  </b:Source>
  <b:Source>
    <b:Tag>Yar22</b:Tag>
    <b:SourceType>InternetSite</b:SourceType>
    <b:Guid>{DE750666-8D3C-364F-B4BD-C66D82886703}</b:Guid>
    <b:Author>
      <b:Author>
        <b:NameList>
          <b:Person>
            <b:Last>Rules</b:Last>
            <b:First>Yara</b:First>
          </b:Person>
        </b:NameList>
      </b:Author>
    </b:Author>
    <b:URL>https://github.com/Yara-Rules/rules</b:URL>
    <b:Year>2022</b:Year>
    <b:RefOrder>19</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3c29ce99-08e2-4fdd-b1d4-7cddb9c3067d">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F41155D-18B1-4AA8-A935-6AA6FE3361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29ce99-08e2-4fdd-b1d4-7cddb9c306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2B4C8F-138A-D148-8047-2FA029E771AF}">
  <ds:schemaRefs>
    <ds:schemaRef ds:uri="http://schemas.openxmlformats.org/officeDocument/2006/bibliography"/>
  </ds:schemaRefs>
</ds:datastoreItem>
</file>

<file path=customXml/itemProps3.xml><?xml version="1.0" encoding="utf-8"?>
<ds:datastoreItem xmlns:ds="http://schemas.openxmlformats.org/officeDocument/2006/customXml" ds:itemID="{EA988CAA-9E47-4FEA-877C-4786E1A99D49}">
  <ds:schemaRefs>
    <ds:schemaRef ds:uri="http://purl.org/dc/elements/1.1/"/>
    <ds:schemaRef ds:uri="http://purl.org/dc/dcmitype/"/>
    <ds:schemaRef ds:uri="http://schemas.microsoft.com/office/2006/documentManagement/types"/>
    <ds:schemaRef ds:uri="3c29ce99-08e2-4fdd-b1d4-7cddb9c3067d"/>
    <ds:schemaRef ds:uri="http://www.w3.org/XML/1998/namespace"/>
    <ds:schemaRef ds:uri="http://schemas.microsoft.com/office/2006/metadata/properties"/>
    <ds:schemaRef ds:uri="http://schemas.openxmlformats.org/package/2006/metadata/core-properties"/>
    <ds:schemaRef ds:uri="http://schemas.microsoft.com/office/infopath/2007/PartnerControls"/>
    <ds:schemaRef ds:uri="http://purl.org/dc/terms/"/>
  </ds:schemaRefs>
</ds:datastoreItem>
</file>

<file path=customXml/itemProps4.xml><?xml version="1.0" encoding="utf-8"?>
<ds:datastoreItem xmlns:ds="http://schemas.openxmlformats.org/officeDocument/2006/customXml" ds:itemID="{EC0235C1-AB4F-4111-AC2C-FA02A5C40DB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28</Pages>
  <Words>8354</Words>
  <Characters>47624</Characters>
  <Application>Microsoft Office Word</Application>
  <DocSecurity>0</DocSecurity>
  <Lines>396</Lines>
  <Paragraphs>111</Paragraphs>
  <ScaleCrop>false</ScaleCrop>
  <Company/>
  <LinksUpToDate>false</LinksUpToDate>
  <CharactersWithSpaces>55867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Oluwatosin Fasanmi</dc:creator>
  <cp:keywords/>
  <dc:description/>
  <cp:lastModifiedBy>Abdallah Ahmed hamdan ahmed</cp:lastModifiedBy>
  <cp:revision>8</cp:revision>
  <dcterms:created xsi:type="dcterms:W3CDTF">2023-07-27T15:31:00Z</dcterms:created>
  <dcterms:modified xsi:type="dcterms:W3CDTF">2023-07-28T10:53:00Z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0x010100EFD2B6D34A76B740B518D7AFA257F698</vt:lpwstr>
  </property>
  <property fmtid="{D5CDD505-2E9C-101B-9397-08002B2CF9AE}" pid="3" name="MediaServiceImageTags">
    <vt:lpwstr/>
  </property>
</Properties>
</file>